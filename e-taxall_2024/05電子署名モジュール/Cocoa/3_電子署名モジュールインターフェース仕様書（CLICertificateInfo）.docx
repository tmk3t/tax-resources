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42D1" w:rsidRPr="002C2853" w:rsidRDefault="006142D1">
      <w:pPr>
        <w:pStyle w:val="a5"/>
        <w:ind w:leftChars="400" w:left="84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インターフェイス仕様書</w:t>
      </w:r>
    </w:p>
    <w:p w:rsidR="006142D1" w:rsidRPr="002C2853" w:rsidRDefault="006142D1">
      <w:pPr>
        <w:pStyle w:val="11"/>
        <w:ind w:leftChars="400" w:left="840"/>
        <w:rPr>
          <w:color w:val="000000" w:themeColor="text1"/>
        </w:rPr>
      </w:pPr>
    </w:p>
    <w:p w:rsidR="006142D1" w:rsidRPr="002C2853" w:rsidRDefault="006142D1">
      <w:pPr>
        <w:pStyle w:val="11"/>
        <w:numPr>
          <w:ins w:id="0" w:author="nfk" w:date="2003-09-30T14:15:00Z"/>
        </w:numPr>
        <w:ind w:leftChars="400" w:left="84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名称：</w:t>
      </w:r>
      <w:r w:rsidRPr="002C2853">
        <w:rPr>
          <w:color w:val="000000" w:themeColor="text1"/>
        </w:rPr>
        <w:t>CLICertificateInfo</w:t>
      </w:r>
    </w:p>
    <w:p w:rsidR="003C18A2" w:rsidRPr="002C2853" w:rsidRDefault="003C18A2">
      <w:pPr>
        <w:pStyle w:val="11"/>
        <w:ind w:leftChars="400" w:left="840"/>
        <w:rPr>
          <w:color w:val="000000" w:themeColor="text1"/>
        </w:rPr>
      </w:pPr>
    </w:p>
    <w:p w:rsidR="006142D1" w:rsidRPr="002C2853" w:rsidRDefault="006142D1">
      <w:pPr>
        <w:pStyle w:val="11"/>
        <w:ind w:leftChars="400" w:left="84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概要</w:t>
      </w:r>
    </w:p>
    <w:p w:rsidR="006142D1" w:rsidRPr="002C2853" w:rsidRDefault="006142D1">
      <w:pPr>
        <w:pStyle w:val="a6"/>
        <w:ind w:leftChars="400" w:left="84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電子申告用</w:t>
      </w:r>
      <w:r w:rsidRPr="002C2853">
        <w:rPr>
          <w:color w:val="000000" w:themeColor="text1"/>
        </w:rPr>
        <w:t>XML</w:t>
      </w:r>
      <w:r w:rsidRPr="002C2853">
        <w:rPr>
          <w:rFonts w:hint="eastAsia"/>
          <w:color w:val="000000" w:themeColor="text1"/>
        </w:rPr>
        <w:t>ファイルに</w:t>
      </w:r>
      <w:r w:rsidRPr="002C2853">
        <w:rPr>
          <w:color w:val="000000" w:themeColor="text1"/>
        </w:rPr>
        <w:t>XML</w:t>
      </w:r>
      <w:r w:rsidRPr="002C2853">
        <w:rPr>
          <w:rFonts w:hint="eastAsia"/>
          <w:color w:val="000000" w:themeColor="text1"/>
        </w:rPr>
        <w:t>署名を追加する際に使用する電子証明書の情報について、取得するためのインターフェイス。</w:t>
      </w:r>
    </w:p>
    <w:p w:rsidR="003C18A2" w:rsidRPr="002C2853" w:rsidRDefault="003C18A2">
      <w:pPr>
        <w:pStyle w:val="a6"/>
        <w:ind w:leftChars="400" w:left="840"/>
        <w:rPr>
          <w:color w:val="000000" w:themeColor="text1"/>
        </w:rPr>
      </w:pPr>
    </w:p>
    <w:p w:rsidR="006142D1" w:rsidRPr="002C2853" w:rsidRDefault="006142D1">
      <w:pPr>
        <w:pStyle w:val="11"/>
        <w:ind w:leftChars="400" w:left="840"/>
        <w:rPr>
          <w:b w:val="0"/>
          <w:bCs/>
          <w:color w:val="000000" w:themeColor="text1"/>
        </w:rPr>
      </w:pPr>
      <w:r w:rsidRPr="002C2853">
        <w:rPr>
          <w:rFonts w:hint="eastAsia"/>
          <w:color w:val="000000" w:themeColor="text1"/>
        </w:rPr>
        <w:t>メンバー関数</w:t>
      </w:r>
    </w:p>
    <w:p w:rsidR="006142D1" w:rsidRPr="002C2853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2C2853">
        <w:rPr>
          <w:color w:val="000000" w:themeColor="text1"/>
        </w:rPr>
        <w:t>SerialNumber</w:t>
      </w:r>
      <w:r w:rsidRPr="002C2853">
        <w:rPr>
          <w:rFonts w:hint="eastAsia"/>
          <w:color w:val="000000" w:themeColor="text1"/>
        </w:rPr>
        <w:t>プロパティ</w:t>
      </w:r>
    </w:p>
    <w:p w:rsidR="006142D1" w:rsidRPr="002C2853" w:rsidRDefault="003A068D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2C2853">
        <w:rPr>
          <w:rFonts w:hint="eastAsia"/>
          <w:color w:val="000000" w:themeColor="text1"/>
        </w:rPr>
        <w:t>NSString*</w:t>
      </w:r>
      <w:r w:rsidR="006142D1" w:rsidRPr="002C2853">
        <w:rPr>
          <w:color w:val="000000" w:themeColor="text1"/>
        </w:rPr>
        <w:t xml:space="preserve"> SerialNumber </w:t>
      </w:r>
      <w:r w:rsidRPr="002C2853">
        <w:rPr>
          <w:color w:val="000000" w:themeColor="text1"/>
        </w:rPr>
        <w:t>;</w:t>
      </w:r>
    </w:p>
    <w:p w:rsidR="006142D1" w:rsidRPr="002C2853" w:rsidRDefault="006142D1">
      <w:pPr>
        <w:pStyle w:val="31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説明</w:t>
      </w:r>
    </w:p>
    <w:p w:rsidR="006142D1" w:rsidRPr="002C2853" w:rsidRDefault="006142D1">
      <w:pPr>
        <w:pStyle w:val="a6"/>
        <w:ind w:leftChars="400" w:left="840" w:firstLine="840"/>
        <w:rPr>
          <w:color w:val="000000" w:themeColor="text1"/>
        </w:rPr>
      </w:pPr>
      <w:r w:rsidRPr="002C2853">
        <w:rPr>
          <w:rFonts w:ascii="ＭＳ 明朝" w:hAnsi="ＭＳ 明朝" w:hint="eastAsia"/>
          <w:color w:val="000000" w:themeColor="text1"/>
        </w:rPr>
        <w:t>設定された電子証明書のシリアル番号を取得する</w:t>
      </w:r>
      <w:r w:rsidRPr="002C2853">
        <w:rPr>
          <w:rFonts w:hint="eastAsia"/>
          <w:color w:val="000000" w:themeColor="text1"/>
        </w:rPr>
        <w:t>。</w:t>
      </w:r>
    </w:p>
    <w:p w:rsidR="003C18A2" w:rsidRPr="002C2853" w:rsidRDefault="003C18A2">
      <w:pPr>
        <w:pStyle w:val="31"/>
        <w:ind w:leftChars="800" w:left="1680"/>
        <w:rPr>
          <w:color w:val="000000" w:themeColor="text1"/>
        </w:rPr>
      </w:pPr>
    </w:p>
    <w:p w:rsidR="006142D1" w:rsidRPr="002C2853" w:rsidRDefault="006142D1">
      <w:pPr>
        <w:pStyle w:val="31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2C2853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2C2853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064817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/>
              </w:rPr>
              <w:t>シリアル番号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3A068D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電子証明書のシリアル番号</w:t>
            </w:r>
          </w:p>
        </w:tc>
      </w:tr>
    </w:tbl>
    <w:p w:rsidR="003A068D" w:rsidRPr="002C2853" w:rsidRDefault="003A068D" w:rsidP="003A068D">
      <w:pPr>
        <w:pStyle w:val="2"/>
        <w:numPr>
          <w:ilvl w:val="0"/>
          <w:numId w:val="0"/>
        </w:numPr>
        <w:ind w:left="1410"/>
        <w:rPr>
          <w:color w:val="000000" w:themeColor="text1"/>
        </w:rPr>
      </w:pPr>
    </w:p>
    <w:p w:rsidR="006142D1" w:rsidRPr="002C2853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2C2853">
        <w:rPr>
          <w:color w:val="000000" w:themeColor="text1"/>
        </w:rPr>
        <w:t>Issuer</w:t>
      </w:r>
      <w:r w:rsidRPr="002C2853">
        <w:rPr>
          <w:rFonts w:hint="eastAsia"/>
          <w:color w:val="000000" w:themeColor="text1"/>
        </w:rPr>
        <w:t>プロパティ</w:t>
      </w:r>
    </w:p>
    <w:p w:rsidR="006142D1" w:rsidRPr="002C2853" w:rsidRDefault="003A068D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2C2853">
        <w:rPr>
          <w:rFonts w:hint="eastAsia"/>
          <w:color w:val="000000" w:themeColor="text1"/>
        </w:rPr>
        <w:t>NSString*</w:t>
      </w:r>
      <w:r w:rsidR="006142D1" w:rsidRPr="002C2853">
        <w:rPr>
          <w:color w:val="000000" w:themeColor="text1"/>
        </w:rPr>
        <w:t xml:space="preserve"> Issuer;</w:t>
      </w:r>
    </w:p>
    <w:p w:rsidR="006142D1" w:rsidRPr="002C2853" w:rsidRDefault="006142D1">
      <w:pPr>
        <w:pStyle w:val="31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説明</w:t>
      </w:r>
    </w:p>
    <w:p w:rsidR="006142D1" w:rsidRPr="002C2853" w:rsidRDefault="006142D1">
      <w:pPr>
        <w:pStyle w:val="a6"/>
        <w:ind w:leftChars="400" w:left="840" w:firstLine="840"/>
        <w:rPr>
          <w:color w:val="000000" w:themeColor="text1"/>
        </w:rPr>
      </w:pPr>
      <w:r w:rsidRPr="002C2853">
        <w:rPr>
          <w:rFonts w:ascii="ＭＳ 明朝" w:hAnsi="ＭＳ 明朝" w:hint="eastAsia"/>
          <w:color w:val="000000" w:themeColor="text1"/>
        </w:rPr>
        <w:t>設定された電子証明書の発行者名を取得する</w:t>
      </w:r>
      <w:r w:rsidRPr="002C2853">
        <w:rPr>
          <w:rFonts w:hint="eastAsia"/>
          <w:color w:val="000000" w:themeColor="text1"/>
        </w:rPr>
        <w:t>。</w:t>
      </w:r>
    </w:p>
    <w:p w:rsidR="003C18A2" w:rsidRPr="002C2853" w:rsidRDefault="003C18A2">
      <w:pPr>
        <w:pStyle w:val="31"/>
        <w:ind w:leftChars="800" w:left="1680"/>
        <w:rPr>
          <w:color w:val="000000" w:themeColor="text1"/>
        </w:rPr>
      </w:pPr>
    </w:p>
    <w:p w:rsidR="006142D1" w:rsidRPr="002C2853" w:rsidRDefault="006142D1">
      <w:pPr>
        <w:pStyle w:val="31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2C2853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2C2853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064817">
            <w:pPr>
              <w:rPr>
                <w:color w:val="000000" w:themeColor="text1"/>
              </w:rPr>
            </w:pPr>
            <w:r w:rsidRPr="002C2853">
              <w:rPr>
                <w:rFonts w:ascii="ＭＳ 明朝" w:hAnsi="ＭＳ 明朝" w:hint="eastAsia"/>
                <w:color w:val="000000"/>
              </w:rPr>
              <w:t>発行者名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3A068D">
            <w:pPr>
              <w:rPr>
                <w:color w:val="000000" w:themeColor="text1"/>
              </w:rPr>
            </w:pPr>
            <w:r w:rsidRPr="002C2853">
              <w:rPr>
                <w:rFonts w:ascii="ＭＳ 明朝" w:hAnsi="ＭＳ 明朝" w:hint="eastAsia"/>
                <w:color w:val="000000"/>
              </w:rPr>
              <w:t>電子証明書の発行者名</w:t>
            </w:r>
          </w:p>
        </w:tc>
      </w:tr>
    </w:tbl>
    <w:p w:rsidR="003C18A2" w:rsidRPr="002C2853" w:rsidRDefault="003C18A2" w:rsidP="003A068D">
      <w:pPr>
        <w:pStyle w:val="11"/>
      </w:pPr>
    </w:p>
    <w:p w:rsidR="006142D1" w:rsidRPr="002C2853" w:rsidRDefault="003C18A2" w:rsidP="003C18A2">
      <w:pPr>
        <w:pStyle w:val="11"/>
      </w:pPr>
      <w:r w:rsidRPr="002C2853">
        <w:br w:type="page"/>
      </w:r>
    </w:p>
    <w:p w:rsidR="006142D1" w:rsidRPr="002C2853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2C2853">
        <w:rPr>
          <w:color w:val="000000" w:themeColor="text1"/>
        </w:rPr>
        <w:t>GetIssuerRDN</w:t>
      </w:r>
    </w:p>
    <w:p w:rsidR="00C6536B" w:rsidRPr="002C2853" w:rsidRDefault="00C6536B" w:rsidP="00C6536B">
      <w:pPr>
        <w:pStyle w:val="a8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‐</w:t>
      </w:r>
      <w:r w:rsidRPr="002C2853">
        <w:rPr>
          <w:rFonts w:hint="eastAsia"/>
          <w:color w:val="000000" w:themeColor="text1"/>
        </w:rPr>
        <w:t>(</w:t>
      </w:r>
      <w:r w:rsidR="0066500D" w:rsidRPr="002C2853">
        <w:rPr>
          <w:color w:val="000000" w:themeColor="text1"/>
        </w:rPr>
        <w:t>NSString*</w:t>
      </w:r>
      <w:r w:rsidRPr="002C2853">
        <w:rPr>
          <w:rFonts w:hint="eastAsia"/>
          <w:color w:val="000000" w:themeColor="text1"/>
        </w:rPr>
        <w:t>)</w:t>
      </w:r>
      <w:r w:rsidRPr="002C2853">
        <w:rPr>
          <w:color w:val="000000" w:themeColor="text1"/>
        </w:rPr>
        <w:t xml:space="preserve"> GetIssuerRDN </w:t>
      </w:r>
      <w:r w:rsidRPr="002C2853">
        <w:rPr>
          <w:rFonts w:hint="eastAsia"/>
          <w:color w:val="000000" w:themeColor="text1"/>
        </w:rPr>
        <w:t>:</w:t>
      </w:r>
    </w:p>
    <w:p w:rsidR="006142D1" w:rsidRPr="002C2853" w:rsidRDefault="006142D1" w:rsidP="00C6536B">
      <w:pPr>
        <w:pStyle w:val="a8"/>
        <w:ind w:leftChars="1200" w:left="2520" w:firstLine="840"/>
        <w:rPr>
          <w:b w:val="0"/>
          <w:bCs/>
          <w:i/>
          <w:iCs/>
          <w:color w:val="000000" w:themeColor="text1"/>
        </w:rPr>
      </w:pPr>
      <w:r w:rsidRPr="002C2853">
        <w:rPr>
          <w:color w:val="000000" w:themeColor="text1"/>
        </w:rPr>
        <w:t xml:space="preserve">[in] </w:t>
      </w:r>
      <w:r w:rsidR="00C6536B" w:rsidRPr="002C2853">
        <w:rPr>
          <w:rFonts w:hint="eastAsia"/>
          <w:color w:val="000000" w:themeColor="text1"/>
        </w:rPr>
        <w:t>(</w:t>
      </w:r>
      <w:r w:rsidRPr="002C2853">
        <w:rPr>
          <w:color w:val="000000" w:themeColor="text1"/>
        </w:rPr>
        <w:t>long</w:t>
      </w:r>
      <w:r w:rsidR="00C6536B" w:rsidRPr="002C2853">
        <w:rPr>
          <w:rFonts w:hint="eastAsia"/>
          <w:color w:val="000000" w:themeColor="text1"/>
        </w:rPr>
        <w:t>)</w:t>
      </w:r>
      <w:r w:rsidRPr="002C2853">
        <w:rPr>
          <w:color w:val="000000" w:themeColor="text1"/>
        </w:rPr>
        <w:t xml:space="preserve"> </w:t>
      </w:r>
      <w:r w:rsidRPr="002C2853">
        <w:rPr>
          <w:b w:val="0"/>
          <w:bCs/>
          <w:i/>
          <w:iCs/>
          <w:color w:val="000000" w:themeColor="text1"/>
        </w:rPr>
        <w:t>lPosition</w:t>
      </w:r>
      <w:r w:rsidRPr="002C2853">
        <w:rPr>
          <w:color w:val="000000" w:themeColor="text1"/>
        </w:rPr>
        <w:t>;</w:t>
      </w:r>
    </w:p>
    <w:p w:rsidR="006142D1" w:rsidRPr="002C2853" w:rsidRDefault="006142D1">
      <w:pPr>
        <w:pStyle w:val="31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説明</w:t>
      </w:r>
    </w:p>
    <w:p w:rsidR="006142D1" w:rsidRPr="002C2853" w:rsidRDefault="006142D1">
      <w:pPr>
        <w:pStyle w:val="a6"/>
        <w:ind w:leftChars="400" w:left="840" w:firstLine="840"/>
        <w:rPr>
          <w:color w:val="000000" w:themeColor="text1"/>
        </w:rPr>
      </w:pPr>
      <w:r w:rsidRPr="002C2853">
        <w:rPr>
          <w:rFonts w:ascii="ＭＳ 明朝" w:hAnsi="ＭＳ 明朝" w:hint="eastAsia"/>
          <w:color w:val="000000" w:themeColor="text1"/>
        </w:rPr>
        <w:t>設定された電子証明書の発行者名から任意の</w:t>
      </w:r>
      <w:r w:rsidRPr="002C2853">
        <w:rPr>
          <w:rFonts w:ascii="ＭＳ 明朝" w:hAnsi="ＭＳ 明朝"/>
          <w:color w:val="000000" w:themeColor="text1"/>
        </w:rPr>
        <w:t>RDN</w:t>
      </w:r>
      <w:r w:rsidRPr="002C2853">
        <w:rPr>
          <w:rFonts w:ascii="ＭＳ 明朝" w:hAnsi="ＭＳ 明朝" w:hint="eastAsia"/>
          <w:color w:val="000000" w:themeColor="text1"/>
        </w:rPr>
        <w:t>を取得する</w:t>
      </w:r>
      <w:r w:rsidRPr="002C2853">
        <w:rPr>
          <w:rFonts w:hint="eastAsia"/>
          <w:color w:val="000000" w:themeColor="text1"/>
        </w:rPr>
        <w:t>。</w:t>
      </w:r>
    </w:p>
    <w:p w:rsidR="004F75A3" w:rsidRPr="002C2853" w:rsidRDefault="004F75A3" w:rsidP="004F75A3">
      <w:pPr>
        <w:pStyle w:val="a6"/>
        <w:numPr>
          <w:ilvl w:val="0"/>
          <w:numId w:val="15"/>
        </w:numPr>
        <w:rPr>
          <w:rFonts w:ascii="ＭＳ 明朝" w:hAnsi="ＭＳ 明朝"/>
          <w:color w:val="000000"/>
        </w:rPr>
      </w:pPr>
      <w:r w:rsidRPr="002C2853">
        <w:rPr>
          <w:rFonts w:ascii="ＭＳ 明朝" w:hAnsi="ＭＳ 明朝" w:hint="eastAsia"/>
          <w:color w:val="000000"/>
        </w:rPr>
        <w:t>CountryNameおよびOrganizationName</w:t>
      </w:r>
      <w:r w:rsidR="00210FA0">
        <w:rPr>
          <w:rFonts w:ascii="ＭＳ 明朝" w:hAnsi="ＭＳ 明朝" w:hint="eastAsia"/>
          <w:color w:val="000000"/>
        </w:rPr>
        <w:t>は省略</w:t>
      </w:r>
      <w:r w:rsidRPr="002C2853">
        <w:rPr>
          <w:rFonts w:ascii="ＭＳ 明朝" w:hAnsi="ＭＳ 明朝" w:hint="eastAsia"/>
          <w:color w:val="000000"/>
        </w:rPr>
        <w:t>する</w:t>
      </w:r>
    </w:p>
    <w:p w:rsidR="006142D1" w:rsidRPr="002C2853" w:rsidRDefault="006142D1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3A0AAB" w:rsidRPr="002C2853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2C2853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2C2853">
              <w:rPr>
                <w:color w:val="000000" w:themeColor="text1"/>
              </w:rPr>
              <w:t>lPosition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rFonts w:ascii="ＭＳ 明朝"/>
                <w:color w:val="000000" w:themeColor="text1"/>
              </w:rPr>
            </w:pPr>
            <w:r w:rsidRPr="002C2853">
              <w:rPr>
                <w:rFonts w:ascii="ＭＳ 明朝" w:hAnsi="ＭＳ 明朝" w:hint="eastAsia"/>
                <w:color w:val="000000" w:themeColor="text1"/>
              </w:rPr>
              <w:t>取得する発行者名</w:t>
            </w:r>
            <w:r w:rsidRPr="002C2853">
              <w:rPr>
                <w:rFonts w:ascii="ＭＳ 明朝" w:hAnsi="ＭＳ 明朝"/>
                <w:color w:val="000000" w:themeColor="text1"/>
              </w:rPr>
              <w:t>RDN</w:t>
            </w:r>
            <w:r w:rsidRPr="002C2853">
              <w:rPr>
                <w:rFonts w:ascii="ＭＳ 明朝" w:hAnsi="ＭＳ 明朝" w:hint="eastAsia"/>
                <w:color w:val="000000" w:themeColor="text1"/>
              </w:rPr>
              <w:t>の位置</w:t>
            </w:r>
          </w:p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値の範囲は</w:t>
            </w:r>
            <w:r w:rsidRPr="002C2853">
              <w:rPr>
                <w:color w:val="000000" w:themeColor="text1"/>
              </w:rPr>
              <w:t>0</w:t>
            </w:r>
            <w:r w:rsidRPr="002C2853">
              <w:rPr>
                <w:rFonts w:hint="eastAsia"/>
                <w:color w:val="000000" w:themeColor="text1"/>
              </w:rPr>
              <w:t>以上</w:t>
            </w:r>
            <w:r w:rsidRPr="002C2853">
              <w:rPr>
                <w:color w:val="000000" w:themeColor="text1"/>
              </w:rPr>
              <w:t>GetIssuerRDNCount()</w:t>
            </w:r>
            <w:r w:rsidRPr="002C2853">
              <w:rPr>
                <w:rFonts w:hint="eastAsia"/>
                <w:color w:val="000000" w:themeColor="text1"/>
              </w:rPr>
              <w:t>未満</w:t>
            </w:r>
          </w:p>
        </w:tc>
      </w:tr>
    </w:tbl>
    <w:p w:rsidR="006142D1" w:rsidRPr="002C2853" w:rsidRDefault="006142D1">
      <w:pPr>
        <w:ind w:leftChars="800" w:left="1680"/>
        <w:rPr>
          <w:color w:val="000000" w:themeColor="text1"/>
        </w:rPr>
      </w:pPr>
    </w:p>
    <w:p w:rsidR="006142D1" w:rsidRPr="002C2853" w:rsidRDefault="006142D1">
      <w:pPr>
        <w:pStyle w:val="31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2C2853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2C2853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064817">
            <w:pPr>
              <w:rPr>
                <w:color w:val="000000" w:themeColor="text1"/>
              </w:rPr>
            </w:pPr>
            <w:r w:rsidRPr="002C2853">
              <w:rPr>
                <w:rFonts w:ascii="ＭＳ 明朝" w:hAnsi="ＭＳ 明朝" w:hint="eastAsia"/>
                <w:color w:val="000000"/>
              </w:rPr>
              <w:t>発行者名の</w:t>
            </w:r>
            <w:r w:rsidR="0066500D" w:rsidRPr="002C2853">
              <w:rPr>
                <w:rFonts w:hint="eastAsia"/>
                <w:color w:val="000000" w:themeColor="text1"/>
              </w:rPr>
              <w:t>RDN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4F75A3" w:rsidRPr="002C2853" w:rsidRDefault="0066500D" w:rsidP="004F75A3">
            <w:pPr>
              <w:rPr>
                <w:rFonts w:ascii="ＭＳ 明朝" w:hAnsi="ＭＳ 明朝"/>
                <w:color w:val="000000"/>
              </w:rPr>
            </w:pPr>
            <w:r w:rsidRPr="002C2853">
              <w:rPr>
                <w:rFonts w:ascii="ＭＳ 明朝" w:hAnsi="ＭＳ 明朝" w:hint="eastAsia"/>
                <w:color w:val="000000"/>
              </w:rPr>
              <w:t>電子証明書の発行者名から任意の</w:t>
            </w:r>
            <w:r w:rsidRPr="002C2853">
              <w:rPr>
                <w:rFonts w:ascii="ＭＳ 明朝" w:hAnsi="ＭＳ 明朝"/>
                <w:color w:val="000000"/>
              </w:rPr>
              <w:t>RDN</w:t>
            </w:r>
            <w:r w:rsidR="00224C8B" w:rsidRPr="002C2853">
              <w:rPr>
                <w:rFonts w:ascii="ＭＳ 明朝" w:hAnsi="ＭＳ 明朝" w:hint="eastAsia"/>
                <w:color w:val="000000"/>
              </w:rPr>
              <w:t>を返却する</w:t>
            </w:r>
          </w:p>
        </w:tc>
      </w:tr>
    </w:tbl>
    <w:p w:rsidR="006142D1" w:rsidRPr="002C2853" w:rsidRDefault="006142D1">
      <w:pPr>
        <w:ind w:leftChars="800" w:left="1680"/>
        <w:rPr>
          <w:color w:val="000000" w:themeColor="text1"/>
        </w:rPr>
      </w:pPr>
    </w:p>
    <w:p w:rsidR="006142D1" w:rsidRPr="002C2853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2C2853">
        <w:rPr>
          <w:color w:val="000000" w:themeColor="text1"/>
        </w:rPr>
        <w:t>GetIssuerRDNCount</w:t>
      </w:r>
    </w:p>
    <w:p w:rsidR="0066500D" w:rsidRPr="002C2853" w:rsidRDefault="00C6536B" w:rsidP="0066500D">
      <w:pPr>
        <w:pStyle w:val="a8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/>
        </w:rPr>
        <w:t>‐</w:t>
      </w:r>
      <w:r w:rsidRPr="002C2853">
        <w:rPr>
          <w:rFonts w:hint="eastAsia"/>
          <w:color w:val="000000"/>
        </w:rPr>
        <w:t>(</w:t>
      </w:r>
      <w:r w:rsidR="0066500D" w:rsidRPr="002C2853">
        <w:rPr>
          <w:color w:val="000000" w:themeColor="text1"/>
        </w:rPr>
        <w:t>long</w:t>
      </w:r>
      <w:r w:rsidRPr="002C2853">
        <w:rPr>
          <w:rFonts w:hint="eastAsia"/>
          <w:color w:val="000000" w:themeColor="text1"/>
        </w:rPr>
        <w:t>)</w:t>
      </w:r>
      <w:r w:rsidR="006142D1" w:rsidRPr="002C2853">
        <w:rPr>
          <w:color w:val="000000" w:themeColor="text1"/>
        </w:rPr>
        <w:t xml:space="preserve"> GetIssuerRDNCount</w:t>
      </w:r>
      <w:r w:rsidRPr="002C2853">
        <w:rPr>
          <w:rFonts w:hint="eastAsia"/>
          <w:color w:val="000000" w:themeColor="text1"/>
        </w:rPr>
        <w:t>;</w:t>
      </w:r>
    </w:p>
    <w:p w:rsidR="006142D1" w:rsidRPr="002C2853" w:rsidRDefault="006142D1">
      <w:pPr>
        <w:pStyle w:val="a8"/>
        <w:ind w:leftChars="800" w:left="1680" w:firstLineChars="399" w:firstLine="841"/>
        <w:rPr>
          <w:b w:val="0"/>
          <w:bCs/>
          <w:i/>
          <w:iCs/>
          <w:color w:val="000000" w:themeColor="text1"/>
        </w:rPr>
      </w:pPr>
      <w:r w:rsidRPr="002C2853">
        <w:rPr>
          <w:color w:val="000000" w:themeColor="text1"/>
        </w:rPr>
        <w:t>;</w:t>
      </w:r>
    </w:p>
    <w:p w:rsidR="006142D1" w:rsidRPr="002C2853" w:rsidRDefault="006142D1">
      <w:pPr>
        <w:pStyle w:val="31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説明</w:t>
      </w:r>
    </w:p>
    <w:p w:rsidR="006142D1" w:rsidRPr="002C2853" w:rsidRDefault="006142D1">
      <w:pPr>
        <w:pStyle w:val="a6"/>
        <w:ind w:leftChars="400" w:left="840" w:firstLine="840"/>
        <w:rPr>
          <w:color w:val="000000" w:themeColor="text1"/>
        </w:rPr>
      </w:pPr>
      <w:r w:rsidRPr="002C2853">
        <w:rPr>
          <w:rFonts w:ascii="ＭＳ 明朝" w:hAnsi="ＭＳ 明朝" w:hint="eastAsia"/>
          <w:color w:val="000000" w:themeColor="text1"/>
        </w:rPr>
        <w:t>設定された電子証明書の発行者名の</w:t>
      </w:r>
      <w:r w:rsidRPr="002C2853">
        <w:rPr>
          <w:rFonts w:ascii="ＭＳ 明朝" w:hAnsi="ＭＳ 明朝"/>
          <w:color w:val="000000" w:themeColor="text1"/>
        </w:rPr>
        <w:t>RDN</w:t>
      </w:r>
      <w:r w:rsidRPr="002C2853">
        <w:rPr>
          <w:rFonts w:ascii="ＭＳ 明朝" w:hAnsi="ＭＳ 明朝" w:hint="eastAsia"/>
          <w:color w:val="000000" w:themeColor="text1"/>
        </w:rPr>
        <w:t>数を取得する</w:t>
      </w:r>
      <w:r w:rsidRPr="002C2853">
        <w:rPr>
          <w:rFonts w:hint="eastAsia"/>
          <w:color w:val="000000" w:themeColor="text1"/>
        </w:rPr>
        <w:t>。</w:t>
      </w:r>
    </w:p>
    <w:p w:rsidR="00210FA0" w:rsidRPr="002C2853" w:rsidRDefault="00210FA0" w:rsidP="00210FA0">
      <w:pPr>
        <w:pStyle w:val="a6"/>
        <w:numPr>
          <w:ilvl w:val="0"/>
          <w:numId w:val="15"/>
        </w:numPr>
        <w:rPr>
          <w:rFonts w:ascii="ＭＳ 明朝" w:hAnsi="ＭＳ 明朝"/>
          <w:color w:val="000000"/>
        </w:rPr>
      </w:pPr>
      <w:r w:rsidRPr="002C2853">
        <w:rPr>
          <w:rFonts w:ascii="ＭＳ 明朝" w:hAnsi="ＭＳ 明朝" w:hint="eastAsia"/>
          <w:color w:val="000000"/>
        </w:rPr>
        <w:t>CountryNameおよびOrganizationName</w:t>
      </w:r>
      <w:r>
        <w:rPr>
          <w:rFonts w:ascii="ＭＳ 明朝" w:hAnsi="ＭＳ 明朝" w:hint="eastAsia"/>
          <w:color w:val="000000"/>
        </w:rPr>
        <w:t>は省略</w:t>
      </w:r>
      <w:r w:rsidRPr="002C2853">
        <w:rPr>
          <w:rFonts w:ascii="ＭＳ 明朝" w:hAnsi="ＭＳ 明朝" w:hint="eastAsia"/>
          <w:color w:val="000000"/>
        </w:rPr>
        <w:t>する</w:t>
      </w:r>
    </w:p>
    <w:p w:rsidR="003C18A2" w:rsidRPr="002C2853" w:rsidRDefault="003C18A2">
      <w:pPr>
        <w:pStyle w:val="31"/>
        <w:ind w:leftChars="800" w:left="1680"/>
        <w:rPr>
          <w:color w:val="000000" w:themeColor="text1"/>
        </w:rPr>
      </w:pPr>
    </w:p>
    <w:p w:rsidR="006142D1" w:rsidRPr="002C2853" w:rsidRDefault="006142D1">
      <w:pPr>
        <w:pStyle w:val="31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2C2853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2C2853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224C8B">
            <w:pPr>
              <w:rPr>
                <w:color w:val="000000" w:themeColor="text1"/>
              </w:rPr>
            </w:pPr>
            <w:r w:rsidRPr="002C2853">
              <w:rPr>
                <w:rFonts w:ascii="ＭＳ 明朝" w:hAnsi="ＭＳ 明朝" w:hint="eastAsia"/>
                <w:color w:val="000000"/>
              </w:rPr>
              <w:t>発行者名の</w:t>
            </w:r>
            <w:r w:rsidRPr="002C2853">
              <w:rPr>
                <w:rFonts w:ascii="ＭＳ 明朝" w:hAnsi="ＭＳ 明朝"/>
                <w:color w:val="000000"/>
              </w:rPr>
              <w:t>RDN</w:t>
            </w:r>
            <w:r w:rsidRPr="002C2853">
              <w:rPr>
                <w:rFonts w:ascii="ＭＳ 明朝" w:hAnsi="ＭＳ 明朝" w:hint="eastAsia"/>
                <w:color w:val="000000"/>
              </w:rPr>
              <w:t>数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6500D">
            <w:pPr>
              <w:rPr>
                <w:color w:val="000000" w:themeColor="text1"/>
              </w:rPr>
            </w:pPr>
            <w:r w:rsidRPr="002C2853">
              <w:rPr>
                <w:rFonts w:ascii="ＭＳ 明朝" w:hAnsi="ＭＳ 明朝" w:hint="eastAsia"/>
                <w:color w:val="000000"/>
              </w:rPr>
              <w:t>電子証明書の発行者名の</w:t>
            </w:r>
            <w:r w:rsidRPr="002C2853">
              <w:rPr>
                <w:rFonts w:ascii="ＭＳ 明朝" w:hAnsi="ＭＳ 明朝"/>
                <w:color w:val="000000"/>
              </w:rPr>
              <w:t>RDN</w:t>
            </w:r>
            <w:r w:rsidRPr="002C2853">
              <w:rPr>
                <w:rFonts w:ascii="ＭＳ 明朝" w:hAnsi="ＭＳ 明朝" w:hint="eastAsia"/>
                <w:color w:val="000000"/>
              </w:rPr>
              <w:t>数</w:t>
            </w:r>
          </w:p>
        </w:tc>
      </w:tr>
    </w:tbl>
    <w:p w:rsidR="004F75A3" w:rsidRPr="002C2853" w:rsidRDefault="004F75A3">
      <w:pPr>
        <w:ind w:leftChars="400" w:left="840"/>
        <w:rPr>
          <w:color w:val="000000" w:themeColor="text1"/>
        </w:rPr>
      </w:pPr>
    </w:p>
    <w:p w:rsidR="006142D1" w:rsidRPr="002C2853" w:rsidRDefault="004F75A3" w:rsidP="004F75A3">
      <w:pPr>
        <w:pStyle w:val="11"/>
      </w:pPr>
      <w:r w:rsidRPr="002C2853">
        <w:br w:type="page"/>
      </w:r>
    </w:p>
    <w:p w:rsidR="006142D1" w:rsidRPr="002C2853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2C2853">
        <w:rPr>
          <w:color w:val="000000" w:themeColor="text1"/>
        </w:rPr>
        <w:t>Subject</w:t>
      </w:r>
      <w:r w:rsidRPr="002C2853">
        <w:rPr>
          <w:rFonts w:hint="eastAsia"/>
          <w:color w:val="000000" w:themeColor="text1"/>
        </w:rPr>
        <w:t>プロパティ</w:t>
      </w:r>
    </w:p>
    <w:p w:rsidR="006142D1" w:rsidRPr="002C2853" w:rsidRDefault="00064817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2C2853">
        <w:rPr>
          <w:color w:val="000000" w:themeColor="text1"/>
        </w:rPr>
        <w:t>NSString*</w:t>
      </w:r>
      <w:r w:rsidR="006142D1" w:rsidRPr="002C2853">
        <w:rPr>
          <w:color w:val="000000" w:themeColor="text1"/>
        </w:rPr>
        <w:t xml:space="preserve"> Subject;</w:t>
      </w:r>
    </w:p>
    <w:p w:rsidR="006142D1" w:rsidRPr="002C2853" w:rsidRDefault="006142D1">
      <w:pPr>
        <w:pStyle w:val="31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説明</w:t>
      </w:r>
    </w:p>
    <w:p w:rsidR="006142D1" w:rsidRPr="002C2853" w:rsidRDefault="006142D1">
      <w:pPr>
        <w:pStyle w:val="a6"/>
        <w:ind w:leftChars="400" w:left="840" w:firstLine="840"/>
        <w:rPr>
          <w:color w:val="000000" w:themeColor="text1"/>
        </w:rPr>
      </w:pPr>
      <w:r w:rsidRPr="002C2853">
        <w:rPr>
          <w:rFonts w:ascii="ＭＳ 明朝" w:hAnsi="ＭＳ 明朝" w:hint="eastAsia"/>
          <w:color w:val="000000" w:themeColor="text1"/>
        </w:rPr>
        <w:t>設定された電子証明書の主体者名を取得する</w:t>
      </w:r>
      <w:r w:rsidRPr="002C2853">
        <w:rPr>
          <w:rFonts w:hint="eastAsia"/>
          <w:color w:val="000000" w:themeColor="text1"/>
        </w:rPr>
        <w:t>。</w:t>
      </w:r>
    </w:p>
    <w:p w:rsidR="006142D1" w:rsidRPr="002C2853" w:rsidRDefault="006142D1">
      <w:pPr>
        <w:ind w:leftChars="800" w:left="1680"/>
        <w:rPr>
          <w:color w:val="000000" w:themeColor="text1"/>
        </w:rPr>
      </w:pPr>
    </w:p>
    <w:p w:rsidR="006142D1" w:rsidRPr="002C2853" w:rsidRDefault="006142D1">
      <w:pPr>
        <w:pStyle w:val="31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2C2853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2C2853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224C8B">
            <w:pPr>
              <w:rPr>
                <w:color w:val="000000" w:themeColor="text1"/>
              </w:rPr>
            </w:pPr>
            <w:r w:rsidRPr="002C2853">
              <w:rPr>
                <w:rFonts w:ascii="ＭＳ 明朝" w:hAnsi="ＭＳ 明朝" w:hint="eastAsia"/>
                <w:color w:val="000000"/>
              </w:rPr>
              <w:t>主体者名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224C8B">
            <w:pPr>
              <w:rPr>
                <w:color w:val="000000" w:themeColor="text1"/>
              </w:rPr>
            </w:pPr>
            <w:r w:rsidRPr="002C2853">
              <w:rPr>
                <w:rFonts w:ascii="ＭＳ 明朝" w:hAnsi="ＭＳ 明朝" w:hint="eastAsia"/>
                <w:color w:val="000000"/>
              </w:rPr>
              <w:t>電子証明書の主体者名</w:t>
            </w:r>
          </w:p>
        </w:tc>
      </w:tr>
    </w:tbl>
    <w:p w:rsidR="003C18A2" w:rsidRPr="002C2853" w:rsidRDefault="003C18A2">
      <w:pPr>
        <w:ind w:leftChars="400" w:left="840"/>
        <w:rPr>
          <w:color w:val="000000" w:themeColor="text1"/>
        </w:rPr>
      </w:pPr>
    </w:p>
    <w:p w:rsidR="006142D1" w:rsidRPr="002C2853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2C2853">
        <w:rPr>
          <w:color w:val="000000" w:themeColor="text1"/>
        </w:rPr>
        <w:t>GetSubjectRDN</w:t>
      </w:r>
    </w:p>
    <w:p w:rsidR="006142D1" w:rsidRPr="002C2853" w:rsidRDefault="00C6536B">
      <w:pPr>
        <w:pStyle w:val="a8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/>
        </w:rPr>
        <w:t>‐</w:t>
      </w:r>
      <w:r w:rsidRPr="002C2853">
        <w:rPr>
          <w:rFonts w:hint="eastAsia"/>
          <w:color w:val="000000"/>
        </w:rPr>
        <w:t>(</w:t>
      </w:r>
      <w:r w:rsidR="00224C8B" w:rsidRPr="002C2853">
        <w:rPr>
          <w:color w:val="000000" w:themeColor="text1"/>
        </w:rPr>
        <w:t>NSString*</w:t>
      </w:r>
      <w:r w:rsidRPr="002C2853">
        <w:rPr>
          <w:rFonts w:hint="eastAsia"/>
          <w:color w:val="000000" w:themeColor="text1"/>
        </w:rPr>
        <w:t>)</w:t>
      </w:r>
      <w:r w:rsidRPr="002C2853">
        <w:rPr>
          <w:color w:val="000000" w:themeColor="text1"/>
        </w:rPr>
        <w:t xml:space="preserve"> GetSubjectRDN </w:t>
      </w:r>
      <w:r w:rsidRPr="002C2853">
        <w:rPr>
          <w:rFonts w:hint="eastAsia"/>
          <w:color w:val="000000" w:themeColor="text1"/>
        </w:rPr>
        <w:t>:</w:t>
      </w:r>
    </w:p>
    <w:p w:rsidR="006142D1" w:rsidRPr="002C2853" w:rsidRDefault="006142D1" w:rsidP="00C6536B">
      <w:pPr>
        <w:pStyle w:val="a8"/>
        <w:ind w:leftChars="1199" w:left="2518" w:firstLineChars="399" w:firstLine="841"/>
        <w:rPr>
          <w:b w:val="0"/>
          <w:bCs/>
          <w:i/>
          <w:iCs/>
          <w:color w:val="000000" w:themeColor="text1"/>
        </w:rPr>
      </w:pPr>
      <w:r w:rsidRPr="002C2853">
        <w:rPr>
          <w:color w:val="000000" w:themeColor="text1"/>
        </w:rPr>
        <w:t xml:space="preserve">[in] </w:t>
      </w:r>
      <w:r w:rsidR="00C6536B" w:rsidRPr="002C2853">
        <w:rPr>
          <w:rFonts w:hint="eastAsia"/>
          <w:color w:val="000000" w:themeColor="text1"/>
        </w:rPr>
        <w:t>(</w:t>
      </w:r>
      <w:r w:rsidRPr="002C2853">
        <w:rPr>
          <w:color w:val="000000" w:themeColor="text1"/>
        </w:rPr>
        <w:t>long</w:t>
      </w:r>
      <w:r w:rsidR="00C6536B" w:rsidRPr="002C2853">
        <w:rPr>
          <w:rFonts w:hint="eastAsia"/>
          <w:color w:val="000000" w:themeColor="text1"/>
        </w:rPr>
        <w:t>)</w:t>
      </w:r>
      <w:r w:rsidRPr="002C2853">
        <w:rPr>
          <w:color w:val="000000" w:themeColor="text1"/>
        </w:rPr>
        <w:t xml:space="preserve"> </w:t>
      </w:r>
      <w:r w:rsidRPr="002C2853">
        <w:rPr>
          <w:b w:val="0"/>
          <w:bCs/>
          <w:i/>
          <w:iCs/>
          <w:color w:val="000000" w:themeColor="text1"/>
        </w:rPr>
        <w:t>lPosition</w:t>
      </w:r>
      <w:r w:rsidRPr="002C2853">
        <w:rPr>
          <w:color w:val="000000" w:themeColor="text1"/>
        </w:rPr>
        <w:t>;</w:t>
      </w:r>
    </w:p>
    <w:p w:rsidR="006142D1" w:rsidRPr="002C2853" w:rsidRDefault="006142D1">
      <w:pPr>
        <w:pStyle w:val="31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説明</w:t>
      </w:r>
    </w:p>
    <w:p w:rsidR="006142D1" w:rsidRPr="002C2853" w:rsidRDefault="006142D1">
      <w:pPr>
        <w:pStyle w:val="a6"/>
        <w:ind w:leftChars="400" w:left="840" w:firstLine="840"/>
        <w:rPr>
          <w:color w:val="000000" w:themeColor="text1"/>
        </w:rPr>
      </w:pPr>
      <w:r w:rsidRPr="002C2853">
        <w:rPr>
          <w:rFonts w:ascii="ＭＳ 明朝" w:hAnsi="ＭＳ 明朝" w:hint="eastAsia"/>
          <w:color w:val="000000" w:themeColor="text1"/>
        </w:rPr>
        <w:t>設定された電子証明書の主体者名から任意の</w:t>
      </w:r>
      <w:r w:rsidRPr="002C2853">
        <w:rPr>
          <w:rFonts w:ascii="ＭＳ 明朝" w:hAnsi="ＭＳ 明朝"/>
          <w:color w:val="000000" w:themeColor="text1"/>
        </w:rPr>
        <w:t>RDN</w:t>
      </w:r>
      <w:r w:rsidRPr="002C2853">
        <w:rPr>
          <w:rFonts w:ascii="ＭＳ 明朝" w:hAnsi="ＭＳ 明朝" w:hint="eastAsia"/>
          <w:color w:val="000000" w:themeColor="text1"/>
        </w:rPr>
        <w:t>を取得する</w:t>
      </w:r>
      <w:r w:rsidRPr="002C2853">
        <w:rPr>
          <w:rFonts w:hint="eastAsia"/>
          <w:color w:val="000000" w:themeColor="text1"/>
        </w:rPr>
        <w:t>。</w:t>
      </w:r>
    </w:p>
    <w:p w:rsidR="00210FA0" w:rsidRPr="002C2853" w:rsidRDefault="00210FA0" w:rsidP="00210FA0">
      <w:pPr>
        <w:pStyle w:val="a6"/>
        <w:numPr>
          <w:ilvl w:val="0"/>
          <w:numId w:val="15"/>
        </w:numPr>
        <w:rPr>
          <w:rFonts w:ascii="ＭＳ 明朝" w:hAnsi="ＭＳ 明朝"/>
          <w:color w:val="000000"/>
        </w:rPr>
      </w:pPr>
      <w:r w:rsidRPr="002C2853">
        <w:rPr>
          <w:rFonts w:ascii="ＭＳ 明朝" w:hAnsi="ＭＳ 明朝" w:hint="eastAsia"/>
          <w:color w:val="000000"/>
        </w:rPr>
        <w:t>CountryNameおよびOrganizationName</w:t>
      </w:r>
      <w:r>
        <w:rPr>
          <w:rFonts w:ascii="ＭＳ 明朝" w:hAnsi="ＭＳ 明朝" w:hint="eastAsia"/>
          <w:color w:val="000000"/>
        </w:rPr>
        <w:t>は省略</w:t>
      </w:r>
      <w:r w:rsidRPr="002C2853">
        <w:rPr>
          <w:rFonts w:ascii="ＭＳ 明朝" w:hAnsi="ＭＳ 明朝" w:hint="eastAsia"/>
          <w:color w:val="000000"/>
        </w:rPr>
        <w:t>する</w:t>
      </w:r>
    </w:p>
    <w:p w:rsidR="006142D1" w:rsidRPr="002C2853" w:rsidRDefault="006142D1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3A0AAB" w:rsidRPr="002C2853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2C2853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2C2853">
              <w:rPr>
                <w:color w:val="000000" w:themeColor="text1"/>
              </w:rPr>
              <w:t>lPosition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rFonts w:ascii="ＭＳ 明朝"/>
                <w:color w:val="000000" w:themeColor="text1"/>
              </w:rPr>
            </w:pPr>
            <w:r w:rsidRPr="002C2853">
              <w:rPr>
                <w:rFonts w:ascii="ＭＳ 明朝" w:hAnsi="ＭＳ 明朝" w:hint="eastAsia"/>
                <w:color w:val="000000" w:themeColor="text1"/>
              </w:rPr>
              <w:t>取得する主体者名</w:t>
            </w:r>
            <w:r w:rsidRPr="002C2853">
              <w:rPr>
                <w:rFonts w:ascii="ＭＳ 明朝" w:hAnsi="ＭＳ 明朝"/>
                <w:color w:val="000000" w:themeColor="text1"/>
              </w:rPr>
              <w:t>RDN</w:t>
            </w:r>
            <w:r w:rsidRPr="002C2853">
              <w:rPr>
                <w:rFonts w:ascii="ＭＳ 明朝" w:hAnsi="ＭＳ 明朝" w:hint="eastAsia"/>
                <w:color w:val="000000" w:themeColor="text1"/>
              </w:rPr>
              <w:t>の位置</w:t>
            </w:r>
          </w:p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値の範囲は</w:t>
            </w:r>
            <w:r w:rsidRPr="002C2853">
              <w:rPr>
                <w:color w:val="000000" w:themeColor="text1"/>
              </w:rPr>
              <w:t>0</w:t>
            </w:r>
            <w:r w:rsidRPr="002C2853">
              <w:rPr>
                <w:rFonts w:hint="eastAsia"/>
                <w:color w:val="000000" w:themeColor="text1"/>
              </w:rPr>
              <w:t>以上</w:t>
            </w:r>
            <w:r w:rsidRPr="002C2853">
              <w:rPr>
                <w:color w:val="000000" w:themeColor="text1"/>
              </w:rPr>
              <w:t>GetSubjectRDNCount()</w:t>
            </w:r>
            <w:r w:rsidRPr="002C2853">
              <w:rPr>
                <w:rFonts w:hint="eastAsia"/>
                <w:color w:val="000000" w:themeColor="text1"/>
              </w:rPr>
              <w:t>未満</w:t>
            </w:r>
          </w:p>
        </w:tc>
      </w:tr>
    </w:tbl>
    <w:p w:rsidR="006142D1" w:rsidRPr="002C2853" w:rsidRDefault="006142D1">
      <w:pPr>
        <w:ind w:leftChars="800" w:left="1680"/>
        <w:rPr>
          <w:color w:val="000000" w:themeColor="text1"/>
        </w:rPr>
      </w:pPr>
    </w:p>
    <w:p w:rsidR="006142D1" w:rsidRPr="002C2853" w:rsidRDefault="006142D1">
      <w:pPr>
        <w:pStyle w:val="31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2C2853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2C2853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224C8B">
            <w:pPr>
              <w:rPr>
                <w:color w:val="000000" w:themeColor="text1"/>
              </w:rPr>
            </w:pPr>
            <w:r w:rsidRPr="002C2853">
              <w:rPr>
                <w:rFonts w:ascii="ＭＳ 明朝" w:hAnsi="ＭＳ 明朝" w:hint="eastAsia"/>
                <w:color w:val="000000"/>
              </w:rPr>
              <w:t>主体者名のR</w:t>
            </w:r>
            <w:r w:rsidRPr="002C2853">
              <w:rPr>
                <w:rFonts w:ascii="ＭＳ 明朝" w:hAnsi="ＭＳ 明朝"/>
                <w:color w:val="000000"/>
              </w:rPr>
              <w:t>DN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224C8B" w:rsidRPr="002C2853" w:rsidRDefault="00224C8B">
            <w:pPr>
              <w:rPr>
                <w:rFonts w:ascii="ＭＳ 明朝" w:hAnsi="ＭＳ 明朝"/>
                <w:color w:val="000000"/>
              </w:rPr>
            </w:pPr>
            <w:r w:rsidRPr="002C2853">
              <w:rPr>
                <w:rFonts w:ascii="ＭＳ 明朝" w:hAnsi="ＭＳ 明朝" w:hint="eastAsia"/>
                <w:color w:val="000000"/>
              </w:rPr>
              <w:t>電子証明書の主体者名から任意の</w:t>
            </w:r>
            <w:r w:rsidRPr="002C2853">
              <w:rPr>
                <w:rFonts w:ascii="ＭＳ 明朝" w:hAnsi="ＭＳ 明朝"/>
                <w:color w:val="000000"/>
              </w:rPr>
              <w:t>RDN</w:t>
            </w:r>
            <w:r w:rsidRPr="002C2853">
              <w:rPr>
                <w:rFonts w:ascii="ＭＳ 明朝" w:hAnsi="ＭＳ 明朝" w:hint="eastAsia"/>
                <w:color w:val="000000"/>
              </w:rPr>
              <w:t>を返却する</w:t>
            </w:r>
          </w:p>
        </w:tc>
      </w:tr>
    </w:tbl>
    <w:p w:rsidR="006142D1" w:rsidRPr="002C2853" w:rsidRDefault="006142D1">
      <w:pPr>
        <w:ind w:leftChars="800" w:left="1680"/>
        <w:rPr>
          <w:color w:val="000000" w:themeColor="text1"/>
        </w:rPr>
      </w:pPr>
    </w:p>
    <w:p w:rsidR="006142D1" w:rsidRPr="002C2853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2C2853">
        <w:rPr>
          <w:color w:val="000000" w:themeColor="text1"/>
        </w:rPr>
        <w:t>GetSubjectRDNCount</w:t>
      </w:r>
    </w:p>
    <w:p w:rsidR="006142D1" w:rsidRPr="002C2853" w:rsidRDefault="00C6536B" w:rsidP="00224C8B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2C2853">
        <w:rPr>
          <w:rFonts w:hint="eastAsia"/>
          <w:color w:val="000000"/>
        </w:rPr>
        <w:t>‐</w:t>
      </w:r>
      <w:r w:rsidRPr="002C2853">
        <w:rPr>
          <w:rFonts w:hint="eastAsia"/>
          <w:color w:val="000000"/>
        </w:rPr>
        <w:t>(</w:t>
      </w:r>
      <w:r w:rsidR="00224C8B" w:rsidRPr="002C2853">
        <w:rPr>
          <w:color w:val="000000" w:themeColor="text1"/>
        </w:rPr>
        <w:t>long</w:t>
      </w:r>
      <w:r w:rsidRPr="002C2853">
        <w:rPr>
          <w:rFonts w:hint="eastAsia"/>
          <w:color w:val="000000" w:themeColor="text1"/>
        </w:rPr>
        <w:t>)</w:t>
      </w:r>
      <w:r w:rsidR="00224C8B" w:rsidRPr="002C2853">
        <w:rPr>
          <w:color w:val="000000" w:themeColor="text1"/>
        </w:rPr>
        <w:t xml:space="preserve"> GetSu</w:t>
      </w:r>
      <w:r w:rsidR="006142D1" w:rsidRPr="002C2853">
        <w:rPr>
          <w:color w:val="000000" w:themeColor="text1"/>
        </w:rPr>
        <w:t>jectRDNCount;</w:t>
      </w:r>
    </w:p>
    <w:p w:rsidR="006142D1" w:rsidRPr="002C2853" w:rsidRDefault="006142D1">
      <w:pPr>
        <w:pStyle w:val="31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説明</w:t>
      </w:r>
    </w:p>
    <w:p w:rsidR="006142D1" w:rsidRPr="002C2853" w:rsidRDefault="006142D1">
      <w:pPr>
        <w:pStyle w:val="a6"/>
        <w:ind w:leftChars="400" w:left="840" w:firstLine="840"/>
        <w:rPr>
          <w:color w:val="000000" w:themeColor="text1"/>
        </w:rPr>
      </w:pPr>
      <w:r w:rsidRPr="002C2853">
        <w:rPr>
          <w:rFonts w:ascii="ＭＳ 明朝" w:hAnsi="ＭＳ 明朝" w:hint="eastAsia"/>
          <w:color w:val="000000" w:themeColor="text1"/>
        </w:rPr>
        <w:t>設定された電子証明書の主体者名の</w:t>
      </w:r>
      <w:r w:rsidRPr="002C2853">
        <w:rPr>
          <w:rFonts w:ascii="ＭＳ 明朝" w:hAnsi="ＭＳ 明朝"/>
          <w:color w:val="000000" w:themeColor="text1"/>
        </w:rPr>
        <w:t>RDN</w:t>
      </w:r>
      <w:r w:rsidRPr="002C2853">
        <w:rPr>
          <w:rFonts w:ascii="ＭＳ 明朝" w:hAnsi="ＭＳ 明朝" w:hint="eastAsia"/>
          <w:color w:val="000000" w:themeColor="text1"/>
        </w:rPr>
        <w:t>数を取得する</w:t>
      </w:r>
      <w:r w:rsidRPr="002C2853">
        <w:rPr>
          <w:rFonts w:hint="eastAsia"/>
          <w:color w:val="000000" w:themeColor="text1"/>
        </w:rPr>
        <w:t>。</w:t>
      </w:r>
    </w:p>
    <w:p w:rsidR="00210FA0" w:rsidRPr="002C2853" w:rsidRDefault="00210FA0" w:rsidP="00210FA0">
      <w:pPr>
        <w:pStyle w:val="a6"/>
        <w:numPr>
          <w:ilvl w:val="0"/>
          <w:numId w:val="15"/>
        </w:numPr>
        <w:rPr>
          <w:rFonts w:ascii="ＭＳ 明朝" w:hAnsi="ＭＳ 明朝"/>
          <w:color w:val="000000"/>
        </w:rPr>
      </w:pPr>
      <w:r w:rsidRPr="002C2853">
        <w:rPr>
          <w:rFonts w:ascii="ＭＳ 明朝" w:hAnsi="ＭＳ 明朝" w:hint="eastAsia"/>
          <w:color w:val="000000"/>
        </w:rPr>
        <w:t>CountryNameおよびOrganizationName</w:t>
      </w:r>
      <w:r>
        <w:rPr>
          <w:rFonts w:ascii="ＭＳ 明朝" w:hAnsi="ＭＳ 明朝" w:hint="eastAsia"/>
          <w:color w:val="000000"/>
        </w:rPr>
        <w:t>は省略</w:t>
      </w:r>
      <w:r w:rsidRPr="002C2853">
        <w:rPr>
          <w:rFonts w:ascii="ＭＳ 明朝" w:hAnsi="ＭＳ 明朝" w:hint="eastAsia"/>
          <w:color w:val="000000"/>
        </w:rPr>
        <w:t>する</w:t>
      </w:r>
    </w:p>
    <w:p w:rsidR="006142D1" w:rsidRPr="002C2853" w:rsidRDefault="006142D1">
      <w:pPr>
        <w:ind w:leftChars="800" w:left="1680"/>
        <w:rPr>
          <w:color w:val="000000" w:themeColor="text1"/>
        </w:rPr>
      </w:pPr>
    </w:p>
    <w:p w:rsidR="006142D1" w:rsidRPr="002C2853" w:rsidRDefault="006142D1">
      <w:pPr>
        <w:pStyle w:val="31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2C2853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2C2853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224C8B">
            <w:pPr>
              <w:rPr>
                <w:color w:val="000000" w:themeColor="text1"/>
              </w:rPr>
            </w:pPr>
            <w:r w:rsidRPr="002C2853">
              <w:rPr>
                <w:rFonts w:ascii="ＭＳ 明朝" w:hAnsi="ＭＳ 明朝" w:hint="eastAsia"/>
                <w:color w:val="000000"/>
              </w:rPr>
              <w:t>主体者名の</w:t>
            </w:r>
            <w:r w:rsidRPr="002C2853">
              <w:rPr>
                <w:rFonts w:ascii="ＭＳ 明朝" w:hAnsi="ＭＳ 明朝"/>
                <w:color w:val="000000"/>
              </w:rPr>
              <w:t>RDN</w:t>
            </w:r>
            <w:r w:rsidRPr="002C2853">
              <w:rPr>
                <w:rFonts w:ascii="ＭＳ 明朝" w:hAnsi="ＭＳ 明朝" w:hint="eastAsia"/>
                <w:color w:val="000000"/>
              </w:rPr>
              <w:t>数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成功</w:t>
            </w:r>
          </w:p>
        </w:tc>
      </w:tr>
    </w:tbl>
    <w:p w:rsidR="006142D1" w:rsidRPr="002C2853" w:rsidRDefault="006142D1">
      <w:pPr>
        <w:pStyle w:val="2"/>
        <w:numPr>
          <w:ilvl w:val="0"/>
          <w:numId w:val="0"/>
        </w:numPr>
        <w:ind w:leftChars="500" w:left="1050"/>
        <w:rPr>
          <w:color w:val="000000" w:themeColor="text1"/>
        </w:rPr>
      </w:pPr>
    </w:p>
    <w:p w:rsidR="006142D1" w:rsidRPr="002C2853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2C2853">
        <w:rPr>
          <w:color w:val="000000" w:themeColor="text1"/>
        </w:rPr>
        <w:t>NotBeforeDate</w:t>
      </w:r>
      <w:r w:rsidR="00BA68E5" w:rsidRPr="002C2853">
        <w:rPr>
          <w:rFonts w:hint="eastAsia"/>
          <w:color w:val="000000" w:themeColor="text1"/>
        </w:rPr>
        <w:t>プロパティ</w:t>
      </w:r>
    </w:p>
    <w:p w:rsidR="006142D1" w:rsidRPr="002C2853" w:rsidRDefault="00BA68E5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2C2853">
        <w:rPr>
          <w:rFonts w:hint="eastAsia"/>
          <w:color w:val="000000" w:themeColor="text1"/>
        </w:rPr>
        <w:t>NSString*</w:t>
      </w:r>
      <w:r w:rsidRPr="002C2853">
        <w:rPr>
          <w:color w:val="000000" w:themeColor="text1"/>
        </w:rPr>
        <w:t xml:space="preserve"> </w:t>
      </w:r>
      <w:r w:rsidR="006142D1" w:rsidRPr="002C2853">
        <w:rPr>
          <w:color w:val="000000" w:themeColor="text1"/>
        </w:rPr>
        <w:t>NotBeforeDate ;</w:t>
      </w:r>
    </w:p>
    <w:p w:rsidR="006142D1" w:rsidRPr="002C2853" w:rsidRDefault="006142D1">
      <w:pPr>
        <w:pStyle w:val="31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説明</w:t>
      </w:r>
    </w:p>
    <w:p w:rsidR="006142D1" w:rsidRPr="002C2853" w:rsidRDefault="00BA68E5" w:rsidP="00BA68E5">
      <w:pPr>
        <w:pStyle w:val="a6"/>
        <w:ind w:leftChars="800" w:left="1785" w:hangingChars="50" w:hanging="105"/>
        <w:rPr>
          <w:color w:val="000000" w:themeColor="text1"/>
        </w:rPr>
      </w:pPr>
      <w:r w:rsidRPr="002C2853">
        <w:rPr>
          <w:rFonts w:ascii="ＭＳ 明朝" w:hAnsi="ＭＳ 明朝" w:hint="eastAsia"/>
          <w:color w:val="000000" w:themeColor="text1"/>
        </w:rPr>
        <w:t>設定された電子証明書の有効期間開始日時</w:t>
      </w:r>
      <w:r w:rsidR="006142D1" w:rsidRPr="002C2853">
        <w:rPr>
          <w:rFonts w:ascii="ＭＳ 明朝" w:hAnsi="ＭＳ 明朝" w:hint="eastAsia"/>
          <w:color w:val="000000" w:themeColor="text1"/>
        </w:rPr>
        <w:t>を</w:t>
      </w:r>
      <w:r w:rsidR="004E1112" w:rsidRPr="002C2853">
        <w:rPr>
          <w:rFonts w:ascii="ＭＳ 明朝" w:hAnsi="ＭＳ 明朝" w:hint="eastAsia"/>
          <w:color w:val="000000"/>
        </w:rPr>
        <w:t>ローカル時間</w:t>
      </w:r>
      <w:r w:rsidR="006142D1" w:rsidRPr="002C2853">
        <w:rPr>
          <w:rFonts w:ascii="ＭＳ 明朝" w:hAnsi="ＭＳ 明朝" w:hint="eastAsia"/>
          <w:color w:val="000000" w:themeColor="text1"/>
        </w:rPr>
        <w:t>で</w:t>
      </w:r>
      <w:r w:rsidR="006142D1" w:rsidRPr="002C2853">
        <w:rPr>
          <w:rFonts w:ascii="ＭＳ 明朝" w:hAnsi="ＭＳ 明朝"/>
          <w:color w:val="000000" w:themeColor="text1"/>
        </w:rPr>
        <w:t>yyyy/mm/dd</w:t>
      </w:r>
      <w:r w:rsidRPr="002C2853">
        <w:rPr>
          <w:rFonts w:ascii="ＭＳ ゴシック" w:eastAsia="ＭＳ ゴシック" w:hAnsi="Times New Roman"/>
          <w:noProof/>
          <w:kern w:val="0"/>
          <w:sz w:val="20"/>
          <w:szCs w:val="20"/>
        </w:rPr>
        <w:t xml:space="preserve"> HH:MM:ss.SSS</w:t>
      </w:r>
      <w:r w:rsidR="006142D1" w:rsidRPr="002C2853">
        <w:rPr>
          <w:rFonts w:ascii="ＭＳ 明朝" w:hAnsi="ＭＳ 明朝" w:hint="eastAsia"/>
          <w:color w:val="000000" w:themeColor="text1"/>
        </w:rPr>
        <w:t>形式に整形した文字列を返却する</w:t>
      </w:r>
      <w:r w:rsidR="006142D1" w:rsidRPr="002C2853">
        <w:rPr>
          <w:rFonts w:hint="eastAsia"/>
          <w:color w:val="000000" w:themeColor="text1"/>
        </w:rPr>
        <w:t>。</w:t>
      </w:r>
    </w:p>
    <w:p w:rsidR="006142D1" w:rsidRPr="002C2853" w:rsidRDefault="006142D1">
      <w:pPr>
        <w:ind w:leftChars="800" w:left="1680"/>
        <w:rPr>
          <w:color w:val="000000" w:themeColor="text1"/>
        </w:rPr>
      </w:pPr>
    </w:p>
    <w:p w:rsidR="006142D1" w:rsidRPr="002C2853" w:rsidRDefault="006142D1">
      <w:pPr>
        <w:pStyle w:val="31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2C2853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説明</w:t>
            </w:r>
          </w:p>
        </w:tc>
      </w:tr>
      <w:tr w:rsidR="00BA68E5" w:rsidRPr="002C2853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BA68E5" w:rsidRPr="002C2853" w:rsidRDefault="00BA68E5" w:rsidP="00F862AF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2C2853">
              <w:rPr>
                <w:rFonts w:ascii="ＭＳ 明朝" w:hAnsi="ＭＳ 明朝" w:hint="eastAsia"/>
                <w:color w:val="000000"/>
              </w:rPr>
              <w:t>有効期間開始日時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BA68E5" w:rsidRPr="002C2853" w:rsidRDefault="00BA68E5" w:rsidP="00F862AF">
            <w:pPr>
              <w:rPr>
                <w:rFonts w:ascii="ＭＳ 明朝" w:hAnsi="ＭＳ 明朝"/>
                <w:color w:val="000000"/>
              </w:rPr>
            </w:pPr>
            <w:r w:rsidRPr="002C2853">
              <w:rPr>
                <w:rFonts w:ascii="ＭＳ 明朝" w:hAnsi="ＭＳ 明朝" w:hint="eastAsia"/>
                <w:color w:val="000000"/>
              </w:rPr>
              <w:t>電子証明書の有効期間開始日時</w:t>
            </w:r>
          </w:p>
          <w:p w:rsidR="00BA68E5" w:rsidRPr="002C2853" w:rsidRDefault="00BA68E5" w:rsidP="00F862AF">
            <w:pPr>
              <w:rPr>
                <w:color w:val="000000" w:themeColor="text1"/>
              </w:rPr>
            </w:pPr>
            <w:r w:rsidRPr="002C2853">
              <w:rPr>
                <w:rFonts w:ascii="ＭＳ 明朝" w:hAnsi="ＭＳ 明朝" w:hint="eastAsia"/>
                <w:color w:val="000000"/>
              </w:rPr>
              <w:t>※</w:t>
            </w:r>
            <w:r w:rsidRPr="002C2853">
              <w:rPr>
                <w:rFonts w:ascii="ＭＳ 明朝" w:hAnsi="ＭＳ 明朝"/>
                <w:color w:val="000000"/>
              </w:rPr>
              <w:t>yyyy/mm/dd</w:t>
            </w:r>
            <w:r w:rsidRPr="002C2853">
              <w:rPr>
                <w:rFonts w:ascii="ＭＳ ゴシック" w:eastAsia="ＭＳ ゴシック" w:hAnsi="Times New Roman"/>
                <w:noProof/>
                <w:kern w:val="0"/>
                <w:sz w:val="20"/>
                <w:szCs w:val="20"/>
              </w:rPr>
              <w:t xml:space="preserve"> HH:MM:ss.SSS</w:t>
            </w:r>
            <w:r w:rsidRPr="002C2853">
              <w:rPr>
                <w:rFonts w:ascii="ＭＳ 明朝" w:hAnsi="ＭＳ 明朝" w:hint="eastAsia"/>
                <w:color w:val="000000"/>
              </w:rPr>
              <w:t>形式</w:t>
            </w:r>
          </w:p>
        </w:tc>
      </w:tr>
    </w:tbl>
    <w:p w:rsidR="006142D1" w:rsidRPr="002C2853" w:rsidRDefault="00BA68E5" w:rsidP="00BA68E5">
      <w:pPr>
        <w:pStyle w:val="2"/>
        <w:numPr>
          <w:ilvl w:val="0"/>
          <w:numId w:val="0"/>
        </w:numPr>
        <w:rPr>
          <w:color w:val="000000" w:themeColor="text1"/>
        </w:rPr>
      </w:pPr>
      <w:r w:rsidRPr="002C2853">
        <w:rPr>
          <w:color w:val="000000" w:themeColor="text1"/>
        </w:rPr>
        <w:t xml:space="preserve"> </w:t>
      </w:r>
    </w:p>
    <w:p w:rsidR="006142D1" w:rsidRPr="002C2853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2C2853">
        <w:rPr>
          <w:color w:val="000000" w:themeColor="text1"/>
        </w:rPr>
        <w:t>NotAfterDate</w:t>
      </w:r>
      <w:r w:rsidR="00BA68E5" w:rsidRPr="002C2853">
        <w:rPr>
          <w:rFonts w:hint="eastAsia"/>
          <w:color w:val="000000" w:themeColor="text1"/>
        </w:rPr>
        <w:t>プロパティ</w:t>
      </w:r>
    </w:p>
    <w:p w:rsidR="006142D1" w:rsidRPr="002C2853" w:rsidRDefault="00BA68E5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2C2853">
        <w:rPr>
          <w:rFonts w:hint="eastAsia"/>
          <w:color w:val="000000" w:themeColor="text1"/>
        </w:rPr>
        <w:t>NSString*</w:t>
      </w:r>
      <w:r w:rsidR="006142D1" w:rsidRPr="002C2853">
        <w:rPr>
          <w:color w:val="000000" w:themeColor="text1"/>
        </w:rPr>
        <w:t xml:space="preserve"> NotAfterDate;</w:t>
      </w:r>
    </w:p>
    <w:p w:rsidR="006142D1" w:rsidRPr="002C2853" w:rsidRDefault="006142D1">
      <w:pPr>
        <w:pStyle w:val="31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説明</w:t>
      </w:r>
    </w:p>
    <w:p w:rsidR="006142D1" w:rsidRPr="002C2853" w:rsidRDefault="00BA68E5">
      <w:pPr>
        <w:pStyle w:val="a6"/>
        <w:ind w:leftChars="800" w:left="1680"/>
        <w:rPr>
          <w:color w:val="000000" w:themeColor="text1"/>
        </w:rPr>
      </w:pPr>
      <w:r w:rsidRPr="002C2853">
        <w:rPr>
          <w:rFonts w:ascii="ＭＳ 明朝" w:hAnsi="ＭＳ 明朝" w:hint="eastAsia"/>
          <w:color w:val="000000" w:themeColor="text1"/>
        </w:rPr>
        <w:t>設定された電子証明書の有効期間終了日時</w:t>
      </w:r>
      <w:r w:rsidR="006142D1" w:rsidRPr="002C2853">
        <w:rPr>
          <w:rFonts w:ascii="ＭＳ 明朝" w:hAnsi="ＭＳ 明朝" w:hint="eastAsia"/>
          <w:color w:val="000000" w:themeColor="text1"/>
        </w:rPr>
        <w:t>を</w:t>
      </w:r>
      <w:r w:rsidR="004E1112" w:rsidRPr="002C2853">
        <w:rPr>
          <w:rFonts w:ascii="ＭＳ 明朝" w:hAnsi="ＭＳ 明朝" w:hint="eastAsia"/>
          <w:color w:val="000000"/>
        </w:rPr>
        <w:t>ローカル時間</w:t>
      </w:r>
      <w:r w:rsidRPr="002C2853">
        <w:rPr>
          <w:rFonts w:ascii="ＭＳ 明朝" w:hAnsi="ＭＳ 明朝" w:hint="eastAsia"/>
          <w:color w:val="000000"/>
        </w:rPr>
        <w:t>で</w:t>
      </w:r>
      <w:r w:rsidRPr="002C2853">
        <w:rPr>
          <w:rFonts w:ascii="ＭＳ 明朝" w:hAnsi="ＭＳ 明朝"/>
          <w:color w:val="000000"/>
        </w:rPr>
        <w:t>yyyy/mm/dd</w:t>
      </w:r>
      <w:r w:rsidRPr="002C2853">
        <w:rPr>
          <w:rFonts w:ascii="ＭＳ ゴシック" w:eastAsia="ＭＳ ゴシック" w:hAnsi="Times New Roman"/>
          <w:noProof/>
          <w:kern w:val="0"/>
          <w:sz w:val="20"/>
          <w:szCs w:val="20"/>
        </w:rPr>
        <w:t xml:space="preserve"> HH:MM:ss.SSS</w:t>
      </w:r>
      <w:r w:rsidRPr="002C2853">
        <w:rPr>
          <w:rFonts w:ascii="ＭＳ 明朝" w:hAnsi="ＭＳ 明朝" w:hint="eastAsia"/>
          <w:color w:val="000000"/>
        </w:rPr>
        <w:t>形式に整形した文字列を返却する</w:t>
      </w:r>
      <w:r w:rsidR="006142D1" w:rsidRPr="002C2853">
        <w:rPr>
          <w:rFonts w:hint="eastAsia"/>
          <w:color w:val="000000" w:themeColor="text1"/>
        </w:rPr>
        <w:t>。</w:t>
      </w:r>
    </w:p>
    <w:p w:rsidR="006142D1" w:rsidRPr="002C2853" w:rsidRDefault="006142D1">
      <w:pPr>
        <w:ind w:leftChars="800" w:left="1680"/>
        <w:rPr>
          <w:color w:val="000000" w:themeColor="text1"/>
        </w:rPr>
      </w:pPr>
    </w:p>
    <w:p w:rsidR="006142D1" w:rsidRPr="002C2853" w:rsidRDefault="006142D1">
      <w:pPr>
        <w:pStyle w:val="31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2C2853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説明</w:t>
            </w:r>
          </w:p>
        </w:tc>
      </w:tr>
      <w:tr w:rsidR="00BA68E5" w:rsidRPr="002C2853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BA68E5" w:rsidRPr="002C2853" w:rsidRDefault="00BA68E5" w:rsidP="00F862AF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2C2853">
              <w:rPr>
                <w:rFonts w:ascii="ＭＳ 明朝" w:hAnsi="ＭＳ 明朝" w:hint="eastAsia"/>
                <w:color w:val="000000"/>
              </w:rPr>
              <w:t>有効期間終了日時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BA68E5" w:rsidRPr="002C2853" w:rsidRDefault="00BA68E5" w:rsidP="00F862AF">
            <w:pPr>
              <w:rPr>
                <w:rFonts w:ascii="ＭＳ 明朝" w:hAnsi="ＭＳ 明朝"/>
                <w:color w:val="000000"/>
              </w:rPr>
            </w:pPr>
            <w:r w:rsidRPr="002C2853">
              <w:rPr>
                <w:rFonts w:ascii="ＭＳ 明朝" w:hAnsi="ＭＳ 明朝" w:hint="eastAsia"/>
                <w:color w:val="000000"/>
              </w:rPr>
              <w:t>電子証明書の有効期間終了日時</w:t>
            </w:r>
          </w:p>
          <w:p w:rsidR="00BA68E5" w:rsidRPr="002C2853" w:rsidRDefault="00BA68E5" w:rsidP="00F862AF">
            <w:pPr>
              <w:rPr>
                <w:color w:val="000000" w:themeColor="text1"/>
              </w:rPr>
            </w:pPr>
            <w:r w:rsidRPr="002C2853">
              <w:rPr>
                <w:rFonts w:ascii="ＭＳ 明朝" w:hAnsi="ＭＳ 明朝" w:hint="eastAsia"/>
                <w:color w:val="000000"/>
              </w:rPr>
              <w:t>※</w:t>
            </w:r>
            <w:r w:rsidRPr="002C2853">
              <w:rPr>
                <w:rFonts w:ascii="ＭＳ 明朝" w:hAnsi="ＭＳ 明朝"/>
                <w:color w:val="000000"/>
              </w:rPr>
              <w:t>yyyy/mm/dd</w:t>
            </w:r>
            <w:r w:rsidRPr="002C2853">
              <w:rPr>
                <w:rFonts w:ascii="ＭＳ ゴシック" w:eastAsia="ＭＳ ゴシック" w:hAnsi="Times New Roman"/>
                <w:noProof/>
                <w:kern w:val="0"/>
                <w:sz w:val="20"/>
                <w:szCs w:val="20"/>
              </w:rPr>
              <w:t xml:space="preserve"> HH:MM:ss.SSS</w:t>
            </w:r>
            <w:r w:rsidRPr="002C2853">
              <w:rPr>
                <w:rFonts w:ascii="ＭＳ 明朝" w:hAnsi="ＭＳ 明朝" w:hint="eastAsia"/>
                <w:color w:val="000000"/>
              </w:rPr>
              <w:t>形式</w:t>
            </w:r>
          </w:p>
        </w:tc>
      </w:tr>
    </w:tbl>
    <w:p w:rsidR="006142D1" w:rsidRPr="002C2853" w:rsidRDefault="006142D1">
      <w:pPr>
        <w:pStyle w:val="31"/>
        <w:keepNext w:val="0"/>
        <w:ind w:leftChars="800" w:left="1680"/>
        <w:outlineLvl w:val="9"/>
        <w:rPr>
          <w:rFonts w:ascii="Century" w:eastAsia="ＭＳ 明朝" w:hAnsi="Century"/>
          <w:color w:val="000000" w:themeColor="text1"/>
        </w:rPr>
      </w:pPr>
    </w:p>
    <w:p w:rsidR="006142D1" w:rsidRPr="002C2853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2C2853">
        <w:rPr>
          <w:color w:val="000000" w:themeColor="text1"/>
        </w:rPr>
        <w:t>IssuerAltName</w:t>
      </w:r>
      <w:r w:rsidRPr="002C2853">
        <w:rPr>
          <w:rFonts w:hint="eastAsia"/>
          <w:color w:val="000000" w:themeColor="text1"/>
        </w:rPr>
        <w:t>プロパティ</w:t>
      </w:r>
    </w:p>
    <w:p w:rsidR="006142D1" w:rsidRPr="002C2853" w:rsidRDefault="00BA68E5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2C2853">
        <w:rPr>
          <w:rFonts w:hint="eastAsia"/>
          <w:color w:val="000000" w:themeColor="text1"/>
        </w:rPr>
        <w:t>NSString*</w:t>
      </w:r>
      <w:r w:rsidR="006142D1" w:rsidRPr="002C2853">
        <w:rPr>
          <w:color w:val="000000" w:themeColor="text1"/>
        </w:rPr>
        <w:t xml:space="preserve"> IssuerAltName;</w:t>
      </w:r>
    </w:p>
    <w:p w:rsidR="006142D1" w:rsidRPr="002C2853" w:rsidRDefault="006142D1">
      <w:pPr>
        <w:pStyle w:val="31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説明</w:t>
      </w:r>
    </w:p>
    <w:p w:rsidR="006142D1" w:rsidRPr="002C2853" w:rsidRDefault="006142D1">
      <w:pPr>
        <w:pStyle w:val="a6"/>
        <w:ind w:leftChars="400" w:left="840" w:firstLine="840"/>
        <w:rPr>
          <w:color w:val="000000" w:themeColor="text1"/>
        </w:rPr>
      </w:pPr>
      <w:r w:rsidRPr="002C2853">
        <w:rPr>
          <w:rFonts w:ascii="ＭＳ 明朝" w:hAnsi="ＭＳ 明朝" w:hint="eastAsia"/>
          <w:color w:val="000000" w:themeColor="text1"/>
        </w:rPr>
        <w:t>設定された電子証明書の発行者別名を取得する</w:t>
      </w:r>
      <w:r w:rsidRPr="002C2853">
        <w:rPr>
          <w:rFonts w:hint="eastAsia"/>
          <w:color w:val="000000" w:themeColor="text1"/>
        </w:rPr>
        <w:t>。</w:t>
      </w:r>
    </w:p>
    <w:p w:rsidR="006142D1" w:rsidRPr="002C2853" w:rsidRDefault="006142D1">
      <w:pPr>
        <w:ind w:leftChars="800" w:left="1680"/>
        <w:rPr>
          <w:color w:val="000000" w:themeColor="text1"/>
        </w:rPr>
      </w:pPr>
    </w:p>
    <w:p w:rsidR="006142D1" w:rsidRPr="002C2853" w:rsidRDefault="006142D1">
      <w:pPr>
        <w:pStyle w:val="31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2C2853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2C2853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BA68E5">
            <w:pPr>
              <w:rPr>
                <w:color w:val="000000" w:themeColor="text1"/>
              </w:rPr>
            </w:pPr>
            <w:r w:rsidRPr="002C2853">
              <w:rPr>
                <w:rFonts w:ascii="ＭＳ 明朝" w:hAnsi="ＭＳ 明朝" w:hint="eastAsia"/>
                <w:color w:val="000000"/>
              </w:rPr>
              <w:t>発行者別名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BA68E5">
            <w:pPr>
              <w:rPr>
                <w:color w:val="000000" w:themeColor="text1"/>
              </w:rPr>
            </w:pPr>
            <w:r w:rsidRPr="002C2853">
              <w:rPr>
                <w:rFonts w:ascii="ＭＳ 明朝" w:hAnsi="ＭＳ 明朝" w:hint="eastAsia"/>
                <w:color w:val="000000"/>
              </w:rPr>
              <w:t>電子証明書の発行者別名</w:t>
            </w:r>
          </w:p>
        </w:tc>
      </w:tr>
    </w:tbl>
    <w:p w:rsidR="004F75A3" w:rsidRPr="002C2853" w:rsidRDefault="004F75A3">
      <w:pPr>
        <w:ind w:leftChars="400" w:left="840"/>
        <w:rPr>
          <w:color w:val="000000" w:themeColor="text1"/>
        </w:rPr>
      </w:pPr>
    </w:p>
    <w:p w:rsidR="006142D1" w:rsidRPr="002C2853" w:rsidRDefault="004F75A3" w:rsidP="004F75A3">
      <w:pPr>
        <w:pStyle w:val="11"/>
      </w:pPr>
      <w:r w:rsidRPr="002C2853">
        <w:br w:type="page"/>
      </w:r>
    </w:p>
    <w:p w:rsidR="006142D1" w:rsidRPr="002C2853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2C2853">
        <w:rPr>
          <w:color w:val="000000" w:themeColor="text1"/>
        </w:rPr>
        <w:t>GetIssuerAltNameRDN</w:t>
      </w:r>
    </w:p>
    <w:p w:rsidR="006142D1" w:rsidRPr="002C2853" w:rsidRDefault="00C6536B">
      <w:pPr>
        <w:pStyle w:val="a8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/>
        </w:rPr>
        <w:t>‐</w:t>
      </w:r>
      <w:r w:rsidRPr="002C2853">
        <w:rPr>
          <w:rFonts w:hint="eastAsia"/>
          <w:color w:val="000000"/>
        </w:rPr>
        <w:t>(</w:t>
      </w:r>
      <w:r w:rsidR="00BA68E5" w:rsidRPr="002C2853">
        <w:rPr>
          <w:rFonts w:hint="eastAsia"/>
          <w:color w:val="000000" w:themeColor="text1"/>
        </w:rPr>
        <w:t>NSString*</w:t>
      </w:r>
      <w:r w:rsidRPr="002C2853">
        <w:rPr>
          <w:rFonts w:hint="eastAsia"/>
          <w:color w:val="000000" w:themeColor="text1"/>
        </w:rPr>
        <w:t>)</w:t>
      </w:r>
      <w:r w:rsidRPr="002C2853">
        <w:rPr>
          <w:color w:val="000000" w:themeColor="text1"/>
        </w:rPr>
        <w:t xml:space="preserve"> GetIssuerAltNameRDN</w:t>
      </w:r>
      <w:r w:rsidRPr="002C2853">
        <w:rPr>
          <w:rFonts w:hint="eastAsia"/>
          <w:color w:val="000000" w:themeColor="text1"/>
        </w:rPr>
        <w:t>:</w:t>
      </w:r>
    </w:p>
    <w:p w:rsidR="006142D1" w:rsidRPr="002C2853" w:rsidRDefault="006142D1" w:rsidP="00C6536B">
      <w:pPr>
        <w:pStyle w:val="a8"/>
        <w:ind w:leftChars="1199" w:left="2518" w:firstLineChars="399" w:firstLine="841"/>
        <w:rPr>
          <w:b w:val="0"/>
          <w:bCs/>
          <w:i/>
          <w:iCs/>
          <w:color w:val="000000" w:themeColor="text1"/>
        </w:rPr>
      </w:pPr>
      <w:r w:rsidRPr="002C2853">
        <w:rPr>
          <w:color w:val="000000" w:themeColor="text1"/>
        </w:rPr>
        <w:t xml:space="preserve">[in] </w:t>
      </w:r>
      <w:r w:rsidR="00C6536B" w:rsidRPr="002C2853">
        <w:rPr>
          <w:rFonts w:hint="eastAsia"/>
          <w:color w:val="000000" w:themeColor="text1"/>
        </w:rPr>
        <w:t>(</w:t>
      </w:r>
      <w:r w:rsidRPr="002C2853">
        <w:rPr>
          <w:color w:val="000000" w:themeColor="text1"/>
        </w:rPr>
        <w:t>long</w:t>
      </w:r>
      <w:r w:rsidR="00C6536B" w:rsidRPr="002C2853">
        <w:rPr>
          <w:rFonts w:hint="eastAsia"/>
          <w:color w:val="000000" w:themeColor="text1"/>
        </w:rPr>
        <w:t>)</w:t>
      </w:r>
      <w:r w:rsidRPr="002C2853">
        <w:rPr>
          <w:color w:val="000000" w:themeColor="text1"/>
        </w:rPr>
        <w:t xml:space="preserve"> </w:t>
      </w:r>
      <w:r w:rsidRPr="002C2853">
        <w:rPr>
          <w:b w:val="0"/>
          <w:bCs/>
          <w:i/>
          <w:iCs/>
          <w:color w:val="000000" w:themeColor="text1"/>
        </w:rPr>
        <w:t>lPosition</w:t>
      </w:r>
      <w:r w:rsidRPr="002C2853">
        <w:rPr>
          <w:color w:val="000000" w:themeColor="text1"/>
        </w:rPr>
        <w:t>;</w:t>
      </w:r>
    </w:p>
    <w:p w:rsidR="006142D1" w:rsidRPr="002C2853" w:rsidRDefault="006142D1">
      <w:pPr>
        <w:pStyle w:val="31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説明</w:t>
      </w:r>
    </w:p>
    <w:p w:rsidR="006142D1" w:rsidRPr="002C2853" w:rsidRDefault="006142D1">
      <w:pPr>
        <w:pStyle w:val="a6"/>
        <w:ind w:leftChars="400" w:left="840" w:firstLine="840"/>
        <w:rPr>
          <w:color w:val="000000" w:themeColor="text1"/>
        </w:rPr>
      </w:pPr>
      <w:r w:rsidRPr="002C2853">
        <w:rPr>
          <w:rFonts w:ascii="ＭＳ 明朝" w:hAnsi="ＭＳ 明朝" w:hint="eastAsia"/>
          <w:color w:val="000000" w:themeColor="text1"/>
        </w:rPr>
        <w:t>設定された電子証明書の発行者別名から任意の</w:t>
      </w:r>
      <w:r w:rsidRPr="002C2853">
        <w:rPr>
          <w:rFonts w:ascii="ＭＳ 明朝" w:hAnsi="ＭＳ 明朝"/>
          <w:color w:val="000000" w:themeColor="text1"/>
        </w:rPr>
        <w:t>RDN</w:t>
      </w:r>
      <w:r w:rsidRPr="002C2853">
        <w:rPr>
          <w:rFonts w:ascii="ＭＳ 明朝" w:hAnsi="ＭＳ 明朝" w:hint="eastAsia"/>
          <w:color w:val="000000" w:themeColor="text1"/>
        </w:rPr>
        <w:t>を取得する</w:t>
      </w:r>
      <w:r w:rsidRPr="002C2853">
        <w:rPr>
          <w:rFonts w:hint="eastAsia"/>
          <w:color w:val="000000" w:themeColor="text1"/>
        </w:rPr>
        <w:t>。</w:t>
      </w:r>
    </w:p>
    <w:p w:rsidR="00210FA0" w:rsidRPr="002C2853" w:rsidRDefault="00210FA0" w:rsidP="00210FA0">
      <w:pPr>
        <w:pStyle w:val="a6"/>
        <w:numPr>
          <w:ilvl w:val="0"/>
          <w:numId w:val="15"/>
        </w:numPr>
        <w:rPr>
          <w:rFonts w:ascii="ＭＳ 明朝" w:hAnsi="ＭＳ 明朝"/>
          <w:color w:val="000000"/>
        </w:rPr>
      </w:pPr>
      <w:r w:rsidRPr="002C2853">
        <w:rPr>
          <w:rFonts w:ascii="ＭＳ 明朝" w:hAnsi="ＭＳ 明朝" w:hint="eastAsia"/>
          <w:color w:val="000000"/>
        </w:rPr>
        <w:t>CountryNameおよびOrganizationName</w:t>
      </w:r>
      <w:r>
        <w:rPr>
          <w:rFonts w:ascii="ＭＳ 明朝" w:hAnsi="ＭＳ 明朝" w:hint="eastAsia"/>
          <w:color w:val="000000"/>
        </w:rPr>
        <w:t>は省略</w:t>
      </w:r>
      <w:r w:rsidRPr="002C2853">
        <w:rPr>
          <w:rFonts w:ascii="ＭＳ 明朝" w:hAnsi="ＭＳ 明朝" w:hint="eastAsia"/>
          <w:color w:val="000000"/>
        </w:rPr>
        <w:t>する</w:t>
      </w:r>
    </w:p>
    <w:p w:rsidR="006142D1" w:rsidRPr="002C2853" w:rsidRDefault="006142D1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80"/>
        <w:gridCol w:w="5182"/>
      </w:tblGrid>
      <w:tr w:rsidR="003A0AAB" w:rsidRPr="002C2853">
        <w:trPr>
          <w:cantSplit/>
          <w:trHeight w:val="36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182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2C2853">
        <w:trPr>
          <w:cantSplit/>
          <w:trHeight w:val="36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2C2853">
              <w:rPr>
                <w:color w:val="000000" w:themeColor="text1"/>
              </w:rPr>
              <w:t>lPosition</w:t>
            </w:r>
          </w:p>
        </w:tc>
        <w:tc>
          <w:tcPr>
            <w:tcW w:w="5182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rFonts w:ascii="ＭＳ 明朝"/>
                <w:color w:val="000000" w:themeColor="text1"/>
              </w:rPr>
            </w:pPr>
            <w:r w:rsidRPr="002C2853">
              <w:rPr>
                <w:rFonts w:ascii="ＭＳ 明朝" w:hAnsi="ＭＳ 明朝" w:hint="eastAsia"/>
                <w:color w:val="000000" w:themeColor="text1"/>
              </w:rPr>
              <w:t>取得する発行者別名</w:t>
            </w:r>
            <w:r w:rsidRPr="002C2853">
              <w:rPr>
                <w:rFonts w:ascii="ＭＳ 明朝" w:hAnsi="ＭＳ 明朝"/>
                <w:color w:val="000000" w:themeColor="text1"/>
              </w:rPr>
              <w:t>RDN</w:t>
            </w:r>
            <w:r w:rsidRPr="002C2853">
              <w:rPr>
                <w:rFonts w:ascii="ＭＳ 明朝" w:hAnsi="ＭＳ 明朝" w:hint="eastAsia"/>
                <w:color w:val="000000" w:themeColor="text1"/>
              </w:rPr>
              <w:t>の位置</w:t>
            </w:r>
          </w:p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値範囲は</w:t>
            </w:r>
            <w:r w:rsidRPr="002C2853">
              <w:rPr>
                <w:color w:val="000000" w:themeColor="text1"/>
              </w:rPr>
              <w:t>0</w:t>
            </w:r>
            <w:r w:rsidRPr="002C2853">
              <w:rPr>
                <w:rFonts w:hint="eastAsia"/>
                <w:color w:val="000000" w:themeColor="text1"/>
              </w:rPr>
              <w:t>以上</w:t>
            </w:r>
            <w:r w:rsidRPr="002C2853">
              <w:rPr>
                <w:color w:val="000000" w:themeColor="text1"/>
              </w:rPr>
              <w:t>GetIssuerAltNameRDNCount()</w:t>
            </w:r>
            <w:r w:rsidRPr="002C2853">
              <w:rPr>
                <w:rFonts w:hint="eastAsia"/>
                <w:color w:val="000000" w:themeColor="text1"/>
              </w:rPr>
              <w:t>未満</w:t>
            </w:r>
          </w:p>
        </w:tc>
      </w:tr>
    </w:tbl>
    <w:p w:rsidR="006142D1" w:rsidRPr="002C2853" w:rsidRDefault="006142D1">
      <w:pPr>
        <w:ind w:leftChars="800" w:left="1680"/>
        <w:rPr>
          <w:color w:val="000000" w:themeColor="text1"/>
        </w:rPr>
      </w:pPr>
    </w:p>
    <w:p w:rsidR="006142D1" w:rsidRPr="002C2853" w:rsidRDefault="006142D1">
      <w:pPr>
        <w:pStyle w:val="31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2C2853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2C2853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BA68E5">
            <w:pPr>
              <w:rPr>
                <w:color w:val="000000" w:themeColor="text1"/>
              </w:rPr>
            </w:pPr>
            <w:r w:rsidRPr="002C2853">
              <w:rPr>
                <w:rFonts w:ascii="ＭＳ 明朝" w:hAnsi="ＭＳ 明朝" w:hint="eastAsia"/>
                <w:color w:val="000000"/>
              </w:rPr>
              <w:t>発行者別名のRDN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BA68E5">
            <w:pPr>
              <w:rPr>
                <w:color w:val="000000" w:themeColor="text1"/>
              </w:rPr>
            </w:pPr>
            <w:r w:rsidRPr="002C2853">
              <w:rPr>
                <w:rFonts w:ascii="ＭＳ 明朝" w:hAnsi="ＭＳ 明朝" w:hint="eastAsia"/>
                <w:color w:val="000000"/>
              </w:rPr>
              <w:t>電子証明書の発行者別名から任意の</w:t>
            </w:r>
            <w:r w:rsidRPr="002C2853">
              <w:rPr>
                <w:rFonts w:ascii="ＭＳ 明朝" w:hAnsi="ＭＳ 明朝"/>
                <w:color w:val="000000"/>
              </w:rPr>
              <w:t>RDN</w:t>
            </w:r>
            <w:r w:rsidRPr="002C2853">
              <w:rPr>
                <w:rFonts w:ascii="ＭＳ 明朝" w:hAnsi="ＭＳ 明朝" w:hint="eastAsia"/>
                <w:color w:val="000000"/>
              </w:rPr>
              <w:t>を返却する。</w:t>
            </w:r>
          </w:p>
        </w:tc>
      </w:tr>
    </w:tbl>
    <w:p w:rsidR="006142D1" w:rsidRPr="002C2853" w:rsidRDefault="006142D1">
      <w:pPr>
        <w:ind w:leftChars="800" w:left="1680"/>
        <w:rPr>
          <w:color w:val="000000" w:themeColor="text1"/>
        </w:rPr>
      </w:pPr>
    </w:p>
    <w:p w:rsidR="006142D1" w:rsidRPr="002C2853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2C2853">
        <w:rPr>
          <w:color w:val="000000" w:themeColor="text1"/>
        </w:rPr>
        <w:t>GetIssuerAltNameRDNCount</w:t>
      </w:r>
    </w:p>
    <w:p w:rsidR="006142D1" w:rsidRPr="002C2853" w:rsidRDefault="00C6536B" w:rsidP="00BA68E5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2C2853">
        <w:rPr>
          <w:rFonts w:hint="eastAsia"/>
          <w:color w:val="000000"/>
        </w:rPr>
        <w:t>‐</w:t>
      </w:r>
      <w:r w:rsidRPr="002C2853">
        <w:rPr>
          <w:rFonts w:hint="eastAsia"/>
          <w:color w:val="000000"/>
        </w:rPr>
        <w:t>(</w:t>
      </w:r>
      <w:r w:rsidR="00BA68E5" w:rsidRPr="002C2853">
        <w:rPr>
          <w:rFonts w:hint="eastAsia"/>
          <w:color w:val="000000" w:themeColor="text1"/>
        </w:rPr>
        <w:t>long</w:t>
      </w:r>
      <w:r w:rsidRPr="002C2853">
        <w:rPr>
          <w:rFonts w:hint="eastAsia"/>
          <w:color w:val="000000" w:themeColor="text1"/>
        </w:rPr>
        <w:t>)</w:t>
      </w:r>
      <w:r w:rsidR="006142D1" w:rsidRPr="002C2853">
        <w:rPr>
          <w:color w:val="000000" w:themeColor="text1"/>
        </w:rPr>
        <w:t xml:space="preserve"> GetIssuerAltNameRDNCount;</w:t>
      </w:r>
    </w:p>
    <w:p w:rsidR="006142D1" w:rsidRPr="002C2853" w:rsidRDefault="006142D1">
      <w:pPr>
        <w:pStyle w:val="31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説明</w:t>
      </w:r>
    </w:p>
    <w:p w:rsidR="006142D1" w:rsidRPr="002C2853" w:rsidRDefault="006142D1">
      <w:pPr>
        <w:pStyle w:val="a6"/>
        <w:ind w:leftChars="400" w:left="840" w:firstLine="840"/>
        <w:rPr>
          <w:color w:val="000000" w:themeColor="text1"/>
        </w:rPr>
      </w:pPr>
      <w:r w:rsidRPr="002C2853">
        <w:rPr>
          <w:rFonts w:ascii="ＭＳ 明朝" w:hAnsi="ＭＳ 明朝" w:hint="eastAsia"/>
          <w:color w:val="000000" w:themeColor="text1"/>
        </w:rPr>
        <w:t>設定された電子証明書の発行者別名の</w:t>
      </w:r>
      <w:r w:rsidRPr="002C2853">
        <w:rPr>
          <w:rFonts w:ascii="ＭＳ 明朝" w:hAnsi="ＭＳ 明朝"/>
          <w:color w:val="000000" w:themeColor="text1"/>
        </w:rPr>
        <w:t>RDN</w:t>
      </w:r>
      <w:r w:rsidRPr="002C2853">
        <w:rPr>
          <w:rFonts w:ascii="ＭＳ 明朝" w:hAnsi="ＭＳ 明朝" w:hint="eastAsia"/>
          <w:color w:val="000000" w:themeColor="text1"/>
        </w:rPr>
        <w:t>数を取得する</w:t>
      </w:r>
      <w:r w:rsidRPr="002C2853">
        <w:rPr>
          <w:rFonts w:hint="eastAsia"/>
          <w:color w:val="000000" w:themeColor="text1"/>
        </w:rPr>
        <w:t>。</w:t>
      </w:r>
    </w:p>
    <w:p w:rsidR="00210FA0" w:rsidRPr="002C2853" w:rsidRDefault="00210FA0" w:rsidP="00210FA0">
      <w:pPr>
        <w:pStyle w:val="a6"/>
        <w:numPr>
          <w:ilvl w:val="0"/>
          <w:numId w:val="15"/>
        </w:numPr>
        <w:rPr>
          <w:rFonts w:ascii="ＭＳ 明朝" w:hAnsi="ＭＳ 明朝"/>
          <w:color w:val="000000"/>
        </w:rPr>
      </w:pPr>
      <w:r w:rsidRPr="002C2853">
        <w:rPr>
          <w:rFonts w:ascii="ＭＳ 明朝" w:hAnsi="ＭＳ 明朝" w:hint="eastAsia"/>
          <w:color w:val="000000"/>
        </w:rPr>
        <w:t>CountryNameおよびOrganizationName</w:t>
      </w:r>
      <w:r>
        <w:rPr>
          <w:rFonts w:ascii="ＭＳ 明朝" w:hAnsi="ＭＳ 明朝" w:hint="eastAsia"/>
          <w:color w:val="000000"/>
        </w:rPr>
        <w:t>は省略</w:t>
      </w:r>
      <w:r w:rsidRPr="002C2853">
        <w:rPr>
          <w:rFonts w:ascii="ＭＳ 明朝" w:hAnsi="ＭＳ 明朝" w:hint="eastAsia"/>
          <w:color w:val="000000"/>
        </w:rPr>
        <w:t>する</w:t>
      </w:r>
    </w:p>
    <w:p w:rsidR="006142D1" w:rsidRPr="002C2853" w:rsidRDefault="006142D1">
      <w:pPr>
        <w:ind w:leftChars="800" w:left="1680"/>
        <w:rPr>
          <w:color w:val="000000" w:themeColor="text1"/>
        </w:rPr>
      </w:pPr>
    </w:p>
    <w:p w:rsidR="006142D1" w:rsidRPr="002C2853" w:rsidRDefault="006142D1">
      <w:pPr>
        <w:pStyle w:val="31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2C2853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2C2853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A740F9">
            <w:pPr>
              <w:rPr>
                <w:color w:val="000000" w:themeColor="text1"/>
              </w:rPr>
            </w:pPr>
            <w:r w:rsidRPr="002C2853">
              <w:rPr>
                <w:rFonts w:ascii="ＭＳ 明朝" w:hAnsi="ＭＳ 明朝" w:hint="eastAsia"/>
                <w:color w:val="000000"/>
              </w:rPr>
              <w:t>発行者別名の</w:t>
            </w:r>
            <w:r w:rsidRPr="002C2853">
              <w:rPr>
                <w:rFonts w:ascii="ＭＳ 明朝" w:hAnsi="ＭＳ 明朝"/>
                <w:color w:val="000000"/>
              </w:rPr>
              <w:t>RDN</w:t>
            </w:r>
            <w:r w:rsidRPr="002C2853">
              <w:rPr>
                <w:rFonts w:ascii="ＭＳ 明朝" w:hAnsi="ＭＳ 明朝" w:hint="eastAsia"/>
                <w:color w:val="000000"/>
              </w:rPr>
              <w:t>数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A740F9">
            <w:pPr>
              <w:rPr>
                <w:color w:val="000000" w:themeColor="text1"/>
              </w:rPr>
            </w:pPr>
            <w:r w:rsidRPr="002C2853">
              <w:rPr>
                <w:rFonts w:ascii="ＭＳ 明朝" w:hAnsi="ＭＳ 明朝" w:hint="eastAsia"/>
                <w:color w:val="000000"/>
              </w:rPr>
              <w:t>電子証明書の発行者別名の</w:t>
            </w:r>
            <w:r w:rsidRPr="002C2853">
              <w:rPr>
                <w:rFonts w:ascii="ＭＳ 明朝" w:hAnsi="ＭＳ 明朝"/>
                <w:color w:val="000000"/>
              </w:rPr>
              <w:t>RDN</w:t>
            </w:r>
            <w:r w:rsidRPr="002C2853">
              <w:rPr>
                <w:rFonts w:ascii="ＭＳ 明朝" w:hAnsi="ＭＳ 明朝" w:hint="eastAsia"/>
                <w:color w:val="000000"/>
              </w:rPr>
              <w:t>数</w:t>
            </w:r>
          </w:p>
        </w:tc>
      </w:tr>
    </w:tbl>
    <w:p w:rsidR="004F75A3" w:rsidRPr="002C2853" w:rsidRDefault="004F75A3" w:rsidP="00A740F9">
      <w:pPr>
        <w:pStyle w:val="2"/>
        <w:numPr>
          <w:ilvl w:val="0"/>
          <w:numId w:val="0"/>
        </w:numPr>
        <w:ind w:left="1410"/>
        <w:rPr>
          <w:color w:val="000000" w:themeColor="text1"/>
        </w:rPr>
      </w:pPr>
    </w:p>
    <w:p w:rsidR="00A740F9" w:rsidRPr="002C2853" w:rsidRDefault="004F75A3" w:rsidP="004F75A3">
      <w:pPr>
        <w:pStyle w:val="11"/>
      </w:pPr>
      <w:r w:rsidRPr="002C2853">
        <w:br w:type="page"/>
      </w:r>
    </w:p>
    <w:p w:rsidR="006142D1" w:rsidRPr="002C2853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2C2853">
        <w:rPr>
          <w:color w:val="000000" w:themeColor="text1"/>
        </w:rPr>
        <w:t>SubjectAltName</w:t>
      </w:r>
      <w:r w:rsidRPr="002C2853">
        <w:rPr>
          <w:rFonts w:hint="eastAsia"/>
          <w:color w:val="000000" w:themeColor="text1"/>
        </w:rPr>
        <w:t>プロパティ</w:t>
      </w:r>
    </w:p>
    <w:p w:rsidR="006142D1" w:rsidRPr="002C2853" w:rsidRDefault="00A740F9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2C2853">
        <w:rPr>
          <w:rFonts w:hint="eastAsia"/>
          <w:color w:val="000000" w:themeColor="text1"/>
        </w:rPr>
        <w:t>NSString*</w:t>
      </w:r>
      <w:r w:rsidR="006142D1" w:rsidRPr="002C2853">
        <w:rPr>
          <w:color w:val="000000" w:themeColor="text1"/>
        </w:rPr>
        <w:t xml:space="preserve"> SubjectAltName;</w:t>
      </w:r>
    </w:p>
    <w:p w:rsidR="006142D1" w:rsidRPr="002C2853" w:rsidRDefault="006142D1">
      <w:pPr>
        <w:pStyle w:val="31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説明</w:t>
      </w:r>
    </w:p>
    <w:p w:rsidR="006142D1" w:rsidRPr="002C2853" w:rsidRDefault="006142D1">
      <w:pPr>
        <w:pStyle w:val="a6"/>
        <w:ind w:leftChars="400" w:left="840" w:firstLine="840"/>
        <w:rPr>
          <w:color w:val="000000" w:themeColor="text1"/>
        </w:rPr>
      </w:pPr>
      <w:r w:rsidRPr="002C2853">
        <w:rPr>
          <w:rFonts w:ascii="ＭＳ 明朝" w:hAnsi="ＭＳ 明朝" w:hint="eastAsia"/>
          <w:color w:val="000000" w:themeColor="text1"/>
        </w:rPr>
        <w:t>設定された電子証明書の主体者別名を取得する</w:t>
      </w:r>
      <w:r w:rsidRPr="002C2853">
        <w:rPr>
          <w:rFonts w:hint="eastAsia"/>
          <w:color w:val="000000" w:themeColor="text1"/>
        </w:rPr>
        <w:t>。</w:t>
      </w:r>
    </w:p>
    <w:p w:rsidR="006142D1" w:rsidRPr="002C2853" w:rsidRDefault="006142D1">
      <w:pPr>
        <w:ind w:leftChars="800" w:left="1680"/>
        <w:rPr>
          <w:color w:val="000000" w:themeColor="text1"/>
        </w:rPr>
      </w:pPr>
    </w:p>
    <w:p w:rsidR="006142D1" w:rsidRPr="002C2853" w:rsidRDefault="006142D1">
      <w:pPr>
        <w:pStyle w:val="31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2C2853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2C2853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A740F9">
            <w:pPr>
              <w:rPr>
                <w:color w:val="000000" w:themeColor="text1"/>
              </w:rPr>
            </w:pPr>
            <w:r w:rsidRPr="002C2853">
              <w:rPr>
                <w:rFonts w:ascii="ＭＳ 明朝" w:hAnsi="ＭＳ 明朝" w:hint="eastAsia"/>
                <w:color w:val="000000"/>
              </w:rPr>
              <w:t>主体者別名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A740F9">
            <w:pPr>
              <w:rPr>
                <w:color w:val="000000" w:themeColor="text1"/>
              </w:rPr>
            </w:pPr>
            <w:r w:rsidRPr="002C2853">
              <w:rPr>
                <w:rFonts w:ascii="ＭＳ 明朝" w:hAnsi="ＭＳ 明朝" w:hint="eastAsia"/>
                <w:color w:val="000000"/>
              </w:rPr>
              <w:t>電子証明書の主体者別名を返却する</w:t>
            </w:r>
          </w:p>
        </w:tc>
      </w:tr>
    </w:tbl>
    <w:p w:rsidR="00A740F9" w:rsidRPr="002C2853" w:rsidRDefault="00A740F9" w:rsidP="00A740F9">
      <w:pPr>
        <w:pStyle w:val="2"/>
        <w:numPr>
          <w:ilvl w:val="0"/>
          <w:numId w:val="0"/>
        </w:numPr>
        <w:ind w:left="1410"/>
        <w:rPr>
          <w:color w:val="000000" w:themeColor="text1"/>
        </w:rPr>
      </w:pPr>
    </w:p>
    <w:p w:rsidR="006142D1" w:rsidRPr="002C2853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2C2853">
        <w:rPr>
          <w:color w:val="000000" w:themeColor="text1"/>
        </w:rPr>
        <w:t>GetSubjectAltNameRDN</w:t>
      </w:r>
    </w:p>
    <w:p w:rsidR="006142D1" w:rsidRPr="002C2853" w:rsidRDefault="00C6536B">
      <w:pPr>
        <w:pStyle w:val="a8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/>
        </w:rPr>
        <w:t>‐</w:t>
      </w:r>
      <w:r w:rsidRPr="002C2853">
        <w:rPr>
          <w:rFonts w:hint="eastAsia"/>
          <w:color w:val="000000"/>
        </w:rPr>
        <w:t>(</w:t>
      </w:r>
      <w:r w:rsidR="00A740F9" w:rsidRPr="002C2853">
        <w:rPr>
          <w:rFonts w:hint="eastAsia"/>
          <w:color w:val="000000" w:themeColor="text1"/>
        </w:rPr>
        <w:t>NSString*</w:t>
      </w:r>
      <w:r w:rsidRPr="002C2853">
        <w:rPr>
          <w:rFonts w:hint="eastAsia"/>
          <w:color w:val="000000" w:themeColor="text1"/>
        </w:rPr>
        <w:t>)</w:t>
      </w:r>
      <w:r w:rsidRPr="002C2853">
        <w:rPr>
          <w:color w:val="000000" w:themeColor="text1"/>
        </w:rPr>
        <w:t xml:space="preserve"> GetSubjectAltNameRDN</w:t>
      </w:r>
      <w:r w:rsidRPr="002C2853">
        <w:rPr>
          <w:rFonts w:hint="eastAsia"/>
          <w:color w:val="000000" w:themeColor="text1"/>
        </w:rPr>
        <w:t>:</w:t>
      </w:r>
    </w:p>
    <w:p w:rsidR="006142D1" w:rsidRPr="002C2853" w:rsidRDefault="00C6536B" w:rsidP="00C6536B">
      <w:pPr>
        <w:pStyle w:val="a8"/>
        <w:ind w:leftChars="800" w:left="1680" w:firstLineChars="399" w:firstLine="841"/>
        <w:rPr>
          <w:b w:val="0"/>
          <w:bCs/>
          <w:i/>
          <w:iCs/>
          <w:color w:val="000000" w:themeColor="text1"/>
        </w:rPr>
      </w:pPr>
      <w:r w:rsidRPr="002C2853">
        <w:rPr>
          <w:rFonts w:hint="eastAsia"/>
          <w:color w:val="000000" w:themeColor="text1"/>
        </w:rPr>
        <w:tab/>
      </w:r>
      <w:r w:rsidR="006142D1" w:rsidRPr="002C2853">
        <w:rPr>
          <w:color w:val="000000" w:themeColor="text1"/>
        </w:rPr>
        <w:t xml:space="preserve">[in] </w:t>
      </w:r>
      <w:r w:rsidRPr="002C2853">
        <w:rPr>
          <w:rFonts w:hint="eastAsia"/>
          <w:color w:val="000000" w:themeColor="text1"/>
        </w:rPr>
        <w:t>(</w:t>
      </w:r>
      <w:r w:rsidR="006142D1" w:rsidRPr="002C2853">
        <w:rPr>
          <w:color w:val="000000" w:themeColor="text1"/>
        </w:rPr>
        <w:t>long</w:t>
      </w:r>
      <w:r w:rsidRPr="002C2853">
        <w:rPr>
          <w:rFonts w:hint="eastAsia"/>
          <w:color w:val="000000" w:themeColor="text1"/>
        </w:rPr>
        <w:t>)</w:t>
      </w:r>
      <w:r w:rsidR="006142D1" w:rsidRPr="002C2853">
        <w:rPr>
          <w:color w:val="000000" w:themeColor="text1"/>
        </w:rPr>
        <w:t xml:space="preserve"> </w:t>
      </w:r>
      <w:r w:rsidR="006142D1" w:rsidRPr="002C2853">
        <w:rPr>
          <w:b w:val="0"/>
          <w:bCs/>
          <w:i/>
          <w:iCs/>
          <w:color w:val="000000" w:themeColor="text1"/>
        </w:rPr>
        <w:t>lPosition</w:t>
      </w:r>
      <w:r w:rsidR="006142D1" w:rsidRPr="002C2853">
        <w:rPr>
          <w:color w:val="000000" w:themeColor="text1"/>
        </w:rPr>
        <w:t>;</w:t>
      </w:r>
    </w:p>
    <w:p w:rsidR="006142D1" w:rsidRPr="002C2853" w:rsidRDefault="006142D1">
      <w:pPr>
        <w:pStyle w:val="31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説明</w:t>
      </w:r>
    </w:p>
    <w:p w:rsidR="006142D1" w:rsidRPr="002C2853" w:rsidRDefault="006142D1">
      <w:pPr>
        <w:pStyle w:val="a6"/>
        <w:ind w:leftChars="400" w:left="840" w:firstLine="840"/>
        <w:rPr>
          <w:color w:val="000000" w:themeColor="text1"/>
        </w:rPr>
      </w:pPr>
      <w:r w:rsidRPr="002C2853">
        <w:rPr>
          <w:rFonts w:ascii="ＭＳ 明朝" w:hAnsi="ＭＳ 明朝" w:hint="eastAsia"/>
          <w:color w:val="000000" w:themeColor="text1"/>
        </w:rPr>
        <w:t>設定された電子証明書の主体者別名から任意の</w:t>
      </w:r>
      <w:r w:rsidRPr="002C2853">
        <w:rPr>
          <w:rFonts w:ascii="ＭＳ 明朝" w:hAnsi="ＭＳ 明朝"/>
          <w:color w:val="000000" w:themeColor="text1"/>
        </w:rPr>
        <w:t>RDN</w:t>
      </w:r>
      <w:r w:rsidRPr="002C2853">
        <w:rPr>
          <w:rFonts w:ascii="ＭＳ 明朝" w:hAnsi="ＭＳ 明朝" w:hint="eastAsia"/>
          <w:color w:val="000000" w:themeColor="text1"/>
        </w:rPr>
        <w:t>を取得する</w:t>
      </w:r>
      <w:r w:rsidRPr="002C2853">
        <w:rPr>
          <w:rFonts w:hint="eastAsia"/>
          <w:color w:val="000000" w:themeColor="text1"/>
        </w:rPr>
        <w:t>。</w:t>
      </w:r>
    </w:p>
    <w:p w:rsidR="00210FA0" w:rsidRPr="002C2853" w:rsidRDefault="00210FA0" w:rsidP="00210FA0">
      <w:pPr>
        <w:pStyle w:val="a6"/>
        <w:numPr>
          <w:ilvl w:val="0"/>
          <w:numId w:val="15"/>
        </w:numPr>
        <w:rPr>
          <w:rFonts w:ascii="ＭＳ 明朝" w:hAnsi="ＭＳ 明朝"/>
          <w:color w:val="000000"/>
        </w:rPr>
      </w:pPr>
      <w:r w:rsidRPr="002C2853">
        <w:rPr>
          <w:rFonts w:ascii="ＭＳ 明朝" w:hAnsi="ＭＳ 明朝" w:hint="eastAsia"/>
          <w:color w:val="000000"/>
        </w:rPr>
        <w:t>CountryNameおよびOrganizationName</w:t>
      </w:r>
      <w:r>
        <w:rPr>
          <w:rFonts w:ascii="ＭＳ 明朝" w:hAnsi="ＭＳ 明朝" w:hint="eastAsia"/>
          <w:color w:val="000000"/>
        </w:rPr>
        <w:t>は省略</w:t>
      </w:r>
      <w:r w:rsidRPr="002C2853">
        <w:rPr>
          <w:rFonts w:ascii="ＭＳ 明朝" w:hAnsi="ＭＳ 明朝" w:hint="eastAsia"/>
          <w:color w:val="000000"/>
        </w:rPr>
        <w:t>する</w:t>
      </w:r>
    </w:p>
    <w:p w:rsidR="006142D1" w:rsidRPr="002C2853" w:rsidRDefault="006142D1">
      <w:pPr>
        <w:ind w:leftChars="800" w:left="1680"/>
        <w:rPr>
          <w:color w:val="000000" w:themeColor="text1"/>
        </w:rPr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93"/>
        <w:gridCol w:w="5069"/>
      </w:tblGrid>
      <w:tr w:rsidR="003A0AAB" w:rsidRPr="002C2853">
        <w:trPr>
          <w:cantSplit/>
          <w:trHeight w:val="360"/>
        </w:trPr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引数</w:t>
            </w: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2C2853">
        <w:trPr>
          <w:cantSplit/>
          <w:trHeight w:val="360"/>
        </w:trPr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color w:val="000000" w:themeColor="text1"/>
              </w:rPr>
            </w:pPr>
            <w:r w:rsidRPr="002C2853">
              <w:rPr>
                <w:color w:val="000000" w:themeColor="text1"/>
              </w:rPr>
              <w:t>lPosition</w:t>
            </w: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rFonts w:ascii="ＭＳ 明朝"/>
                <w:color w:val="000000" w:themeColor="text1"/>
              </w:rPr>
            </w:pPr>
            <w:r w:rsidRPr="002C2853">
              <w:rPr>
                <w:rFonts w:ascii="ＭＳ 明朝" w:hAnsi="ＭＳ 明朝" w:hint="eastAsia"/>
                <w:color w:val="000000" w:themeColor="text1"/>
              </w:rPr>
              <w:t>取得する主体者別名</w:t>
            </w:r>
            <w:r w:rsidRPr="002C2853">
              <w:rPr>
                <w:rFonts w:ascii="ＭＳ 明朝" w:hAnsi="ＭＳ 明朝"/>
                <w:color w:val="000000" w:themeColor="text1"/>
              </w:rPr>
              <w:t>RDN</w:t>
            </w:r>
            <w:r w:rsidRPr="002C2853">
              <w:rPr>
                <w:rFonts w:ascii="ＭＳ 明朝" w:hAnsi="ＭＳ 明朝" w:hint="eastAsia"/>
                <w:color w:val="000000" w:themeColor="text1"/>
              </w:rPr>
              <w:t>の位置</w:t>
            </w:r>
          </w:p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値範囲は</w:t>
            </w:r>
            <w:r w:rsidRPr="002C2853">
              <w:rPr>
                <w:color w:val="000000" w:themeColor="text1"/>
              </w:rPr>
              <w:t>0</w:t>
            </w:r>
            <w:r w:rsidRPr="002C2853">
              <w:rPr>
                <w:rFonts w:hint="eastAsia"/>
                <w:color w:val="000000" w:themeColor="text1"/>
              </w:rPr>
              <w:t>以上</w:t>
            </w:r>
            <w:r w:rsidRPr="002C2853">
              <w:rPr>
                <w:color w:val="000000" w:themeColor="text1"/>
                <w:sz w:val="18"/>
              </w:rPr>
              <w:t>GetSubjectAltNameRDNCount()</w:t>
            </w:r>
            <w:r w:rsidRPr="002C2853">
              <w:rPr>
                <w:rFonts w:hint="eastAsia"/>
                <w:color w:val="000000" w:themeColor="text1"/>
              </w:rPr>
              <w:t>未満</w:t>
            </w:r>
          </w:p>
        </w:tc>
      </w:tr>
    </w:tbl>
    <w:p w:rsidR="006142D1" w:rsidRPr="002C2853" w:rsidRDefault="006142D1">
      <w:pPr>
        <w:ind w:leftChars="800" w:left="1680"/>
        <w:rPr>
          <w:color w:val="000000" w:themeColor="text1"/>
        </w:rPr>
      </w:pPr>
    </w:p>
    <w:p w:rsidR="006142D1" w:rsidRPr="002C2853" w:rsidRDefault="006142D1">
      <w:pPr>
        <w:pStyle w:val="31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2C2853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2C2853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A740F9">
            <w:pPr>
              <w:rPr>
                <w:color w:val="000000" w:themeColor="text1"/>
              </w:rPr>
            </w:pPr>
            <w:r w:rsidRPr="002C2853">
              <w:rPr>
                <w:rFonts w:ascii="ＭＳ 明朝" w:hAnsi="ＭＳ 明朝" w:hint="eastAsia"/>
                <w:color w:val="000000"/>
              </w:rPr>
              <w:t>主体者別名のRDN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A740F9">
            <w:pPr>
              <w:rPr>
                <w:color w:val="000000" w:themeColor="text1"/>
              </w:rPr>
            </w:pPr>
            <w:r w:rsidRPr="002C2853">
              <w:rPr>
                <w:rFonts w:ascii="ＭＳ 明朝" w:hAnsi="ＭＳ 明朝" w:hint="eastAsia"/>
                <w:color w:val="000000"/>
              </w:rPr>
              <w:t>電子証明書の主体者別名から任意の</w:t>
            </w:r>
            <w:r w:rsidRPr="002C2853">
              <w:rPr>
                <w:rFonts w:ascii="ＭＳ 明朝" w:hAnsi="ＭＳ 明朝"/>
                <w:color w:val="000000"/>
              </w:rPr>
              <w:t>RDN</w:t>
            </w:r>
            <w:r w:rsidRPr="002C2853">
              <w:rPr>
                <w:rFonts w:ascii="ＭＳ 明朝" w:hAnsi="ＭＳ 明朝" w:hint="eastAsia"/>
                <w:color w:val="000000"/>
              </w:rPr>
              <w:t>を返却する</w:t>
            </w:r>
          </w:p>
        </w:tc>
      </w:tr>
    </w:tbl>
    <w:p w:rsidR="006142D1" w:rsidRPr="002C2853" w:rsidRDefault="006142D1">
      <w:pPr>
        <w:ind w:leftChars="800" w:left="1680"/>
        <w:rPr>
          <w:color w:val="000000" w:themeColor="text1"/>
        </w:rPr>
      </w:pPr>
    </w:p>
    <w:p w:rsidR="00A740F9" w:rsidRPr="002C2853" w:rsidRDefault="003C18A2">
      <w:pPr>
        <w:ind w:leftChars="800" w:left="1680"/>
        <w:rPr>
          <w:color w:val="000000" w:themeColor="text1"/>
        </w:rPr>
      </w:pPr>
      <w:r w:rsidRPr="002C2853">
        <w:rPr>
          <w:color w:val="000000" w:themeColor="text1"/>
        </w:rPr>
        <w:br w:type="page"/>
      </w:r>
    </w:p>
    <w:p w:rsidR="006142D1" w:rsidRPr="002C2853" w:rsidRDefault="006142D1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  <w:rPr>
          <w:color w:val="000000" w:themeColor="text1"/>
        </w:rPr>
      </w:pPr>
      <w:r w:rsidRPr="002C2853">
        <w:rPr>
          <w:color w:val="000000" w:themeColor="text1"/>
        </w:rPr>
        <w:t>GetSubjectAltNameRDNCount</w:t>
      </w:r>
    </w:p>
    <w:p w:rsidR="006142D1" w:rsidRPr="002C2853" w:rsidRDefault="00C6536B" w:rsidP="00A740F9">
      <w:pPr>
        <w:pStyle w:val="a8"/>
        <w:ind w:leftChars="800" w:left="1680"/>
        <w:rPr>
          <w:b w:val="0"/>
          <w:bCs/>
          <w:i/>
          <w:iCs/>
          <w:color w:val="000000" w:themeColor="text1"/>
        </w:rPr>
      </w:pPr>
      <w:r w:rsidRPr="002C2853">
        <w:rPr>
          <w:rFonts w:hint="eastAsia"/>
          <w:color w:val="000000"/>
        </w:rPr>
        <w:t>‐</w:t>
      </w:r>
      <w:r w:rsidRPr="002C2853">
        <w:rPr>
          <w:rFonts w:hint="eastAsia"/>
          <w:color w:val="000000"/>
        </w:rPr>
        <w:t>(</w:t>
      </w:r>
      <w:r w:rsidR="00A740F9" w:rsidRPr="002C2853">
        <w:rPr>
          <w:rFonts w:hint="eastAsia"/>
          <w:color w:val="000000" w:themeColor="text1"/>
        </w:rPr>
        <w:t>long</w:t>
      </w:r>
      <w:r w:rsidR="006142D1" w:rsidRPr="002C2853">
        <w:rPr>
          <w:color w:val="000000" w:themeColor="text1"/>
        </w:rPr>
        <w:t xml:space="preserve"> </w:t>
      </w:r>
      <w:r w:rsidRPr="002C2853">
        <w:rPr>
          <w:rFonts w:hint="eastAsia"/>
          <w:color w:val="000000" w:themeColor="text1"/>
        </w:rPr>
        <w:t>)</w:t>
      </w:r>
      <w:r w:rsidR="006142D1" w:rsidRPr="002C2853">
        <w:rPr>
          <w:color w:val="000000" w:themeColor="text1"/>
        </w:rPr>
        <w:t>GetSubjectAltNameRDNCount;</w:t>
      </w:r>
    </w:p>
    <w:p w:rsidR="006142D1" w:rsidRPr="002C2853" w:rsidRDefault="006142D1">
      <w:pPr>
        <w:pStyle w:val="31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説明</w:t>
      </w:r>
    </w:p>
    <w:p w:rsidR="006142D1" w:rsidRPr="002C2853" w:rsidRDefault="006142D1">
      <w:pPr>
        <w:pStyle w:val="a6"/>
        <w:ind w:leftChars="400" w:left="840" w:firstLine="840"/>
        <w:rPr>
          <w:color w:val="000000" w:themeColor="text1"/>
        </w:rPr>
      </w:pPr>
      <w:r w:rsidRPr="002C2853">
        <w:rPr>
          <w:rFonts w:ascii="ＭＳ 明朝" w:hAnsi="ＭＳ 明朝" w:hint="eastAsia"/>
          <w:color w:val="000000" w:themeColor="text1"/>
        </w:rPr>
        <w:t>設定された電子証明書の主体者別名の</w:t>
      </w:r>
      <w:r w:rsidRPr="002C2853">
        <w:rPr>
          <w:rFonts w:ascii="ＭＳ 明朝" w:hAnsi="ＭＳ 明朝"/>
          <w:color w:val="000000" w:themeColor="text1"/>
        </w:rPr>
        <w:t>RDN</w:t>
      </w:r>
      <w:r w:rsidRPr="002C2853">
        <w:rPr>
          <w:rFonts w:ascii="ＭＳ 明朝" w:hAnsi="ＭＳ 明朝" w:hint="eastAsia"/>
          <w:color w:val="000000" w:themeColor="text1"/>
        </w:rPr>
        <w:t>数を取得する</w:t>
      </w:r>
      <w:r w:rsidRPr="002C2853">
        <w:rPr>
          <w:rFonts w:hint="eastAsia"/>
          <w:color w:val="000000" w:themeColor="text1"/>
        </w:rPr>
        <w:t>。</w:t>
      </w:r>
    </w:p>
    <w:p w:rsidR="00210FA0" w:rsidRPr="002C2853" w:rsidRDefault="00210FA0" w:rsidP="00210FA0">
      <w:pPr>
        <w:pStyle w:val="a6"/>
        <w:numPr>
          <w:ilvl w:val="0"/>
          <w:numId w:val="15"/>
        </w:numPr>
        <w:rPr>
          <w:rFonts w:ascii="ＭＳ 明朝" w:hAnsi="ＭＳ 明朝"/>
          <w:color w:val="000000"/>
        </w:rPr>
      </w:pPr>
      <w:r w:rsidRPr="002C2853">
        <w:rPr>
          <w:rFonts w:ascii="ＭＳ 明朝" w:hAnsi="ＭＳ 明朝" w:hint="eastAsia"/>
          <w:color w:val="000000"/>
        </w:rPr>
        <w:t>CountryNameおよびOrganizationName</w:t>
      </w:r>
      <w:r>
        <w:rPr>
          <w:rFonts w:ascii="ＭＳ 明朝" w:hAnsi="ＭＳ 明朝" w:hint="eastAsia"/>
          <w:color w:val="000000"/>
        </w:rPr>
        <w:t>は省略</w:t>
      </w:r>
      <w:r w:rsidRPr="002C2853">
        <w:rPr>
          <w:rFonts w:ascii="ＭＳ 明朝" w:hAnsi="ＭＳ 明朝" w:hint="eastAsia"/>
          <w:color w:val="000000"/>
        </w:rPr>
        <w:t>する</w:t>
      </w:r>
    </w:p>
    <w:p w:rsidR="006142D1" w:rsidRPr="002C2853" w:rsidRDefault="006142D1">
      <w:pPr>
        <w:ind w:leftChars="800" w:left="1680"/>
        <w:rPr>
          <w:color w:val="000000" w:themeColor="text1"/>
        </w:rPr>
      </w:pPr>
      <w:bookmarkStart w:id="1" w:name="_GoBack"/>
      <w:bookmarkEnd w:id="1"/>
    </w:p>
    <w:p w:rsidR="006142D1" w:rsidRPr="002C2853" w:rsidRDefault="006142D1">
      <w:pPr>
        <w:pStyle w:val="31"/>
        <w:ind w:leftChars="800" w:left="168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3A0AAB" w:rsidRPr="002C2853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6142D1">
            <w:pPr>
              <w:rPr>
                <w:color w:val="000000" w:themeColor="text1"/>
              </w:rPr>
            </w:pPr>
            <w:r w:rsidRPr="002C2853">
              <w:rPr>
                <w:rFonts w:hint="eastAsia"/>
                <w:color w:val="000000" w:themeColor="text1"/>
              </w:rPr>
              <w:t>説明</w:t>
            </w:r>
          </w:p>
        </w:tc>
      </w:tr>
      <w:tr w:rsidR="003A0AAB" w:rsidRPr="002C2853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A740F9">
            <w:pPr>
              <w:rPr>
                <w:color w:val="000000" w:themeColor="text1"/>
              </w:rPr>
            </w:pPr>
            <w:r w:rsidRPr="002C2853">
              <w:rPr>
                <w:rFonts w:ascii="ＭＳ 明朝" w:hAnsi="ＭＳ 明朝" w:hint="eastAsia"/>
                <w:color w:val="000000"/>
              </w:rPr>
              <w:t>主体者別名の</w:t>
            </w:r>
            <w:r w:rsidRPr="002C2853">
              <w:rPr>
                <w:rFonts w:ascii="ＭＳ 明朝" w:hAnsi="ＭＳ 明朝"/>
                <w:color w:val="000000"/>
              </w:rPr>
              <w:t>RDN</w:t>
            </w:r>
            <w:r w:rsidRPr="002C2853">
              <w:rPr>
                <w:rFonts w:ascii="ＭＳ 明朝" w:hAnsi="ＭＳ 明朝" w:hint="eastAsia"/>
                <w:color w:val="000000"/>
              </w:rPr>
              <w:t>数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6142D1" w:rsidRPr="002C2853" w:rsidRDefault="00A740F9">
            <w:pPr>
              <w:rPr>
                <w:color w:val="000000" w:themeColor="text1"/>
              </w:rPr>
            </w:pPr>
            <w:r w:rsidRPr="002C2853">
              <w:rPr>
                <w:rFonts w:ascii="ＭＳ 明朝" w:hAnsi="ＭＳ 明朝" w:hint="eastAsia"/>
                <w:color w:val="000000"/>
              </w:rPr>
              <w:t>電子証明書の主体者別名の</w:t>
            </w:r>
            <w:r w:rsidRPr="002C2853">
              <w:rPr>
                <w:rFonts w:ascii="ＭＳ 明朝" w:hAnsi="ＭＳ 明朝"/>
                <w:color w:val="000000"/>
              </w:rPr>
              <w:t>RDN</w:t>
            </w:r>
            <w:r w:rsidRPr="002C2853">
              <w:rPr>
                <w:rFonts w:ascii="ＭＳ 明朝" w:hAnsi="ＭＳ 明朝" w:hint="eastAsia"/>
                <w:color w:val="000000"/>
              </w:rPr>
              <w:t>数</w:t>
            </w:r>
          </w:p>
        </w:tc>
      </w:tr>
    </w:tbl>
    <w:p w:rsidR="00A740F9" w:rsidRPr="002C2853" w:rsidRDefault="00A740F9" w:rsidP="00A740F9">
      <w:pPr>
        <w:pStyle w:val="2"/>
        <w:numPr>
          <w:ilvl w:val="0"/>
          <w:numId w:val="0"/>
        </w:numPr>
        <w:ind w:left="1410"/>
        <w:rPr>
          <w:color w:val="000000" w:themeColor="text1"/>
        </w:rPr>
      </w:pPr>
    </w:p>
    <w:p w:rsidR="00A740F9" w:rsidRPr="002C2853" w:rsidRDefault="00A740F9" w:rsidP="00A740F9">
      <w:pPr>
        <w:pStyle w:val="2"/>
        <w:numPr>
          <w:ilvl w:val="0"/>
          <w:numId w:val="0"/>
        </w:numPr>
        <w:ind w:left="1410"/>
        <w:rPr>
          <w:color w:val="000000" w:themeColor="text1"/>
        </w:rPr>
      </w:pPr>
    </w:p>
    <w:p w:rsidR="006142D1" w:rsidRPr="002C2853" w:rsidRDefault="006142D1">
      <w:pPr>
        <w:pStyle w:val="11"/>
        <w:ind w:leftChars="400" w:left="840"/>
        <w:rPr>
          <w:color w:val="000000" w:themeColor="text1"/>
        </w:rPr>
      </w:pPr>
      <w:r w:rsidRPr="002C2853">
        <w:rPr>
          <w:rFonts w:hint="eastAsia"/>
          <w:color w:val="000000" w:themeColor="text1"/>
        </w:rPr>
        <w:t>特記事項</w:t>
      </w:r>
    </w:p>
    <w:p w:rsidR="006142D1" w:rsidRPr="002C2853" w:rsidRDefault="006142D1">
      <w:pPr>
        <w:ind w:leftChars="400" w:left="840"/>
        <w:rPr>
          <w:color w:val="000000" w:themeColor="text1"/>
        </w:rPr>
      </w:pPr>
      <w:r w:rsidRPr="002C2853">
        <w:rPr>
          <w:color w:val="000000" w:themeColor="text1"/>
        </w:rPr>
        <w:tab/>
      </w:r>
      <w:r w:rsidRPr="002C2853">
        <w:rPr>
          <w:rFonts w:hint="eastAsia"/>
          <w:color w:val="000000" w:themeColor="text1"/>
        </w:rPr>
        <w:t>電子証明書は、</w:t>
      </w:r>
      <w:r w:rsidRPr="002C2853">
        <w:rPr>
          <w:color w:val="000000" w:themeColor="text1"/>
        </w:rPr>
        <w:t>X.509v3</w:t>
      </w:r>
      <w:r w:rsidRPr="002C2853">
        <w:rPr>
          <w:rFonts w:hint="eastAsia"/>
          <w:color w:val="000000" w:themeColor="text1"/>
        </w:rPr>
        <w:t>証明書</w:t>
      </w:r>
      <w:r w:rsidRPr="002C2853">
        <w:rPr>
          <w:rFonts w:hint="eastAsia"/>
          <w:color w:val="000000" w:themeColor="text1"/>
          <w:vertAlign w:val="superscript"/>
        </w:rPr>
        <w:t>※</w:t>
      </w:r>
      <w:r w:rsidRPr="002C2853">
        <w:rPr>
          <w:color w:val="000000" w:themeColor="text1"/>
          <w:vertAlign w:val="superscript"/>
        </w:rPr>
        <w:t>1</w:t>
      </w:r>
      <w:r w:rsidRPr="002C2853">
        <w:rPr>
          <w:rFonts w:hint="eastAsia"/>
          <w:color w:val="000000" w:themeColor="text1"/>
        </w:rPr>
        <w:t>とする。</w:t>
      </w:r>
    </w:p>
    <w:p w:rsidR="006142D1" w:rsidRPr="002C2853" w:rsidRDefault="006142D1">
      <w:pPr>
        <w:ind w:leftChars="400" w:left="840"/>
        <w:rPr>
          <w:color w:val="000000" w:themeColor="text1"/>
        </w:rPr>
      </w:pPr>
      <w:r w:rsidRPr="002C2853">
        <w:rPr>
          <w:color w:val="000000" w:themeColor="text1"/>
        </w:rPr>
        <w:tab/>
        <w:t>XML</w:t>
      </w:r>
      <w:r w:rsidRPr="002C2853">
        <w:rPr>
          <w:rFonts w:hint="eastAsia"/>
          <w:color w:val="000000" w:themeColor="text1"/>
        </w:rPr>
        <w:t>の正規化は、</w:t>
      </w:r>
      <w:r w:rsidRPr="002C2853">
        <w:rPr>
          <w:color w:val="000000" w:themeColor="text1"/>
        </w:rPr>
        <w:t>Canonical XML version1.0</w:t>
      </w:r>
      <w:r w:rsidRPr="002C2853">
        <w:rPr>
          <w:rFonts w:hint="eastAsia"/>
          <w:color w:val="000000" w:themeColor="text1"/>
          <w:vertAlign w:val="superscript"/>
        </w:rPr>
        <w:t>※</w:t>
      </w:r>
      <w:r w:rsidRPr="002C2853">
        <w:rPr>
          <w:color w:val="000000" w:themeColor="text1"/>
          <w:vertAlign w:val="superscript"/>
        </w:rPr>
        <w:t>2</w:t>
      </w:r>
      <w:r w:rsidRPr="002C2853">
        <w:rPr>
          <w:rFonts w:hint="eastAsia"/>
          <w:color w:val="000000" w:themeColor="text1"/>
        </w:rPr>
        <w:t>の仕様に基づく。</w:t>
      </w:r>
    </w:p>
    <w:p w:rsidR="006142D1" w:rsidRPr="002C2853" w:rsidRDefault="006142D1">
      <w:pPr>
        <w:ind w:leftChars="400" w:left="840"/>
        <w:rPr>
          <w:color w:val="000000" w:themeColor="text1"/>
        </w:rPr>
      </w:pPr>
      <w:r w:rsidRPr="002C2853">
        <w:rPr>
          <w:color w:val="000000" w:themeColor="text1"/>
        </w:rPr>
        <w:tab/>
        <w:t>XML</w:t>
      </w:r>
      <w:r w:rsidRPr="002C2853">
        <w:rPr>
          <w:rFonts w:hint="eastAsia"/>
          <w:color w:val="000000" w:themeColor="text1"/>
        </w:rPr>
        <w:t>署名は、</w:t>
      </w:r>
      <w:r w:rsidRPr="002C2853">
        <w:rPr>
          <w:color w:val="000000" w:themeColor="text1"/>
        </w:rPr>
        <w:t>XML-Signature Syntax and Processing</w:t>
      </w:r>
      <w:r w:rsidRPr="002C2853">
        <w:rPr>
          <w:rFonts w:hint="eastAsia"/>
          <w:color w:val="000000" w:themeColor="text1"/>
          <w:vertAlign w:val="superscript"/>
        </w:rPr>
        <w:t>※</w:t>
      </w:r>
      <w:r w:rsidRPr="002C2853">
        <w:rPr>
          <w:color w:val="000000" w:themeColor="text1"/>
          <w:vertAlign w:val="superscript"/>
        </w:rPr>
        <w:t>3</w:t>
      </w:r>
      <w:r w:rsidRPr="002C2853">
        <w:rPr>
          <w:rFonts w:hint="eastAsia"/>
          <w:color w:val="000000" w:themeColor="text1"/>
        </w:rPr>
        <w:t>の仕様に基づく。</w:t>
      </w:r>
    </w:p>
    <w:p w:rsidR="006142D1" w:rsidRPr="002C2853" w:rsidRDefault="006142D1">
      <w:pPr>
        <w:ind w:leftChars="400" w:left="840"/>
        <w:rPr>
          <w:color w:val="000000" w:themeColor="text1"/>
        </w:rPr>
      </w:pPr>
      <w:r w:rsidRPr="002C2853">
        <w:rPr>
          <w:color w:val="000000" w:themeColor="text1"/>
        </w:rPr>
        <w:tab/>
      </w:r>
      <w:r w:rsidRPr="002C2853">
        <w:rPr>
          <w:rFonts w:hint="eastAsia"/>
          <w:color w:val="000000" w:themeColor="text1"/>
        </w:rPr>
        <w:t>※</w:t>
      </w:r>
      <w:r w:rsidRPr="002C2853">
        <w:rPr>
          <w:color w:val="000000" w:themeColor="text1"/>
        </w:rPr>
        <w:t xml:space="preserve">1 </w:t>
      </w:r>
      <w:hyperlink r:id="rId8" w:tgtFrame="_out" w:history="1">
        <w:r w:rsidRPr="002C2853">
          <w:rPr>
            <w:color w:val="000000" w:themeColor="text1"/>
          </w:rPr>
          <w:t>http://www.ietf.org/html.charters/pkix-charter.html</w:t>
        </w:r>
      </w:hyperlink>
    </w:p>
    <w:p w:rsidR="006142D1" w:rsidRPr="002C2853" w:rsidRDefault="006142D1">
      <w:pPr>
        <w:ind w:leftChars="400" w:left="840"/>
        <w:rPr>
          <w:color w:val="000000" w:themeColor="text1"/>
        </w:rPr>
      </w:pPr>
      <w:r w:rsidRPr="002C2853">
        <w:rPr>
          <w:color w:val="000000" w:themeColor="text1"/>
        </w:rPr>
        <w:tab/>
      </w:r>
      <w:r w:rsidRPr="002C2853">
        <w:rPr>
          <w:rFonts w:hint="eastAsia"/>
          <w:color w:val="000000" w:themeColor="text1"/>
        </w:rPr>
        <w:t>※</w:t>
      </w:r>
      <w:r w:rsidRPr="002C2853">
        <w:rPr>
          <w:color w:val="000000" w:themeColor="text1"/>
        </w:rPr>
        <w:t>2 http://www.w3.org/TR/2001/REC-xml-c14n-20010315</w:t>
      </w:r>
    </w:p>
    <w:p w:rsidR="006142D1" w:rsidRPr="003A0AAB" w:rsidRDefault="006142D1">
      <w:pPr>
        <w:ind w:leftChars="400" w:left="840"/>
        <w:rPr>
          <w:color w:val="000000" w:themeColor="text1"/>
        </w:rPr>
      </w:pPr>
      <w:r w:rsidRPr="002C2853">
        <w:rPr>
          <w:color w:val="000000" w:themeColor="text1"/>
        </w:rPr>
        <w:tab/>
      </w:r>
      <w:r w:rsidRPr="002C2853">
        <w:rPr>
          <w:rFonts w:hint="eastAsia"/>
          <w:color w:val="000000" w:themeColor="text1"/>
        </w:rPr>
        <w:t>※</w:t>
      </w:r>
      <w:r w:rsidRPr="002C2853">
        <w:rPr>
          <w:color w:val="000000" w:themeColor="text1"/>
        </w:rPr>
        <w:t>3 http://www.w3.org/TR/2002/REC-xmldsig-core-20020212</w:t>
      </w:r>
    </w:p>
    <w:p w:rsidR="006142D1" w:rsidRPr="003A0AAB" w:rsidRDefault="006142D1">
      <w:pPr>
        <w:ind w:leftChars="400" w:left="840"/>
        <w:rPr>
          <w:color w:val="000000" w:themeColor="text1"/>
        </w:rPr>
      </w:pPr>
    </w:p>
    <w:sectPr w:rsidR="006142D1" w:rsidRPr="003A0AAB" w:rsidSect="000E11DB">
      <w:headerReference w:type="default" r:id="rId9"/>
      <w:footerReference w:type="even" r:id="rId10"/>
      <w:footerReference w:type="default" r:id="rId11"/>
      <w:pgSz w:w="11906" w:h="16838" w:code="9"/>
      <w:pgMar w:top="1701" w:right="1701" w:bottom="1701" w:left="1701" w:header="851" w:footer="992" w:gutter="0"/>
      <w:pgNumType w:fmt="decimalFullWidth" w:start="1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3EE8" w:rsidRDefault="00743EE8">
      <w:r>
        <w:separator/>
      </w:r>
    </w:p>
  </w:endnote>
  <w:endnote w:type="continuationSeparator" w:id="0">
    <w:p w:rsidR="00743EE8" w:rsidRDefault="00743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3EE8" w:rsidRDefault="00743EE8">
    <w:pPr>
      <w:pStyle w:val="a9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:rsidR="00743EE8" w:rsidRDefault="00743EE8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3EE8" w:rsidRDefault="00743EE8">
    <w:pPr>
      <w:pStyle w:val="a9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210FA0">
      <w:rPr>
        <w:rStyle w:val="ab"/>
        <w:rFonts w:hint="eastAsia"/>
        <w:noProof/>
      </w:rPr>
      <w:t>１７</w:t>
    </w:r>
    <w:r>
      <w:rPr>
        <w:rStyle w:val="ab"/>
      </w:rPr>
      <w:fldChar w:fldCharType="end"/>
    </w:r>
  </w:p>
  <w:p w:rsidR="00743EE8" w:rsidRDefault="00743EE8">
    <w:pPr>
      <w:pStyle w:val="a9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3EE8" w:rsidRDefault="00743EE8">
      <w:r>
        <w:separator/>
      </w:r>
    </w:p>
  </w:footnote>
  <w:footnote w:type="continuationSeparator" w:id="0">
    <w:p w:rsidR="00743EE8" w:rsidRDefault="00743E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3EE8" w:rsidRDefault="00743EE8">
    <w:pPr>
      <w:pStyle w:val="a3"/>
    </w:pPr>
    <w:r>
      <w:rPr>
        <w:rFonts w:ascii="Times New Roman" w:hAnsi="Times New Roman"/>
        <w:kern w:val="0"/>
        <w:szCs w:val="21"/>
      </w:rPr>
      <w:tab/>
    </w:r>
    <w:r>
      <w:rPr>
        <w:rFonts w:ascii="Times New Roman" w:hAnsi="Times New Roman"/>
        <w:kern w:val="0"/>
        <w:szCs w:val="21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2719A"/>
    <w:multiLevelType w:val="hybridMultilevel"/>
    <w:tmpl w:val="6D0E4C54"/>
    <w:lvl w:ilvl="0" w:tplc="3208B07E">
      <w:numFmt w:val="bullet"/>
      <w:lvlText w:val="※"/>
      <w:lvlJc w:val="left"/>
      <w:pPr>
        <w:tabs>
          <w:tab w:val="num" w:pos="2040"/>
        </w:tabs>
        <w:ind w:left="2040" w:hanging="36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5040"/>
        </w:tabs>
        <w:ind w:left="50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5460"/>
        </w:tabs>
        <w:ind w:left="5460" w:hanging="420"/>
      </w:pPr>
      <w:rPr>
        <w:rFonts w:ascii="Wingdings" w:hAnsi="Wingdings" w:hint="default"/>
      </w:rPr>
    </w:lvl>
  </w:abstractNum>
  <w:abstractNum w:abstractNumId="1">
    <w:nsid w:val="062915E9"/>
    <w:multiLevelType w:val="hybridMultilevel"/>
    <w:tmpl w:val="C74E8D5E"/>
    <w:lvl w:ilvl="0" w:tplc="CCAA163A">
      <w:start w:val="1"/>
      <w:numFmt w:val="decimalEnclosedCircle"/>
      <w:lvlText w:val="%1"/>
      <w:lvlJc w:val="left"/>
      <w:pPr>
        <w:tabs>
          <w:tab w:val="num" w:pos="1680"/>
        </w:tabs>
        <w:ind w:left="1680"/>
      </w:pPr>
      <w:rPr>
        <w:rFonts w:ascii="Times New Roman" w:eastAsia="Times New Roman" w:hAnsi="Times New Roman" w:cs="Times New Roman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4200"/>
        </w:tabs>
        <w:ind w:left="42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20"/>
        </w:tabs>
        <w:ind w:left="462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5040"/>
        </w:tabs>
        <w:ind w:left="504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5460"/>
        </w:tabs>
        <w:ind w:left="5460" w:hanging="420"/>
      </w:pPr>
      <w:rPr>
        <w:rFonts w:cs="Times New Roman"/>
      </w:rPr>
    </w:lvl>
  </w:abstractNum>
  <w:abstractNum w:abstractNumId="2">
    <w:nsid w:val="0E854093"/>
    <w:multiLevelType w:val="hybridMultilevel"/>
    <w:tmpl w:val="5C2EC40C"/>
    <w:lvl w:ilvl="0" w:tplc="0409000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4200"/>
        </w:tabs>
        <w:ind w:left="42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20"/>
        </w:tabs>
        <w:ind w:left="462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5040"/>
        </w:tabs>
        <w:ind w:left="504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5460"/>
        </w:tabs>
        <w:ind w:left="5460" w:hanging="420"/>
      </w:pPr>
      <w:rPr>
        <w:rFonts w:cs="Times New Roman"/>
      </w:rPr>
    </w:lvl>
  </w:abstractNum>
  <w:abstractNum w:abstractNumId="3">
    <w:nsid w:val="17430836"/>
    <w:multiLevelType w:val="hybridMultilevel"/>
    <w:tmpl w:val="FBCC62F6"/>
    <w:lvl w:ilvl="0" w:tplc="C52E04FE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>
    <w:nsid w:val="18A0662F"/>
    <w:multiLevelType w:val="hybridMultilevel"/>
    <w:tmpl w:val="5C2EC40C"/>
    <w:lvl w:ilvl="0" w:tplc="182469FC">
      <w:start w:val="1"/>
      <w:numFmt w:val="decimalEnclosedCircle"/>
      <w:lvlText w:val="%1"/>
      <w:lvlJc w:val="left"/>
      <w:pPr>
        <w:tabs>
          <w:tab w:val="num" w:pos="2040"/>
        </w:tabs>
        <w:ind w:left="2040" w:hanging="360"/>
      </w:pPr>
      <w:rPr>
        <w:rFonts w:ascii="ＭＳ 明朝" w:eastAsia="ＭＳ 明朝" w:cs="Arial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4200"/>
        </w:tabs>
        <w:ind w:left="42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20"/>
        </w:tabs>
        <w:ind w:left="462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5040"/>
        </w:tabs>
        <w:ind w:left="504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5460"/>
        </w:tabs>
        <w:ind w:left="5460" w:hanging="420"/>
      </w:pPr>
      <w:rPr>
        <w:rFonts w:cs="Times New Roman"/>
      </w:rPr>
    </w:lvl>
  </w:abstractNum>
  <w:abstractNum w:abstractNumId="5">
    <w:nsid w:val="20CA1FAB"/>
    <w:multiLevelType w:val="hybridMultilevel"/>
    <w:tmpl w:val="BD864586"/>
    <w:lvl w:ilvl="0" w:tplc="F676C22C">
      <w:start w:val="2"/>
      <w:numFmt w:val="bullet"/>
      <w:lvlText w:val="※"/>
      <w:lvlJc w:val="left"/>
      <w:pPr>
        <w:tabs>
          <w:tab w:val="num" w:pos="570"/>
        </w:tabs>
        <w:ind w:left="570" w:hanging="36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6">
    <w:nsid w:val="282D02EC"/>
    <w:multiLevelType w:val="hybridMultilevel"/>
    <w:tmpl w:val="19589964"/>
    <w:lvl w:ilvl="0" w:tplc="D7706892">
      <w:start w:val="1"/>
      <w:numFmt w:val="decimal"/>
      <w:pStyle w:val="2"/>
      <w:lvlText w:val="（%1）"/>
      <w:lvlJc w:val="left"/>
      <w:pPr>
        <w:tabs>
          <w:tab w:val="num" w:pos="720"/>
        </w:tabs>
        <w:ind w:left="420" w:hanging="420"/>
      </w:pPr>
      <w:rPr>
        <w:rFonts w:cs="Times New Roman" w:hint="eastAsia"/>
      </w:rPr>
    </w:lvl>
    <w:lvl w:ilvl="1" w:tplc="04090017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7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7">
    <w:nsid w:val="2D3F0D63"/>
    <w:multiLevelType w:val="hybridMultilevel"/>
    <w:tmpl w:val="E6E8FC86"/>
    <w:lvl w:ilvl="0" w:tplc="283AA11A">
      <w:start w:val="2"/>
      <w:numFmt w:val="bullet"/>
      <w:lvlText w:val="※"/>
      <w:lvlJc w:val="left"/>
      <w:pPr>
        <w:tabs>
          <w:tab w:val="num" w:pos="570"/>
        </w:tabs>
        <w:ind w:left="570" w:hanging="36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8">
    <w:nsid w:val="2E8F67E7"/>
    <w:multiLevelType w:val="hybridMultilevel"/>
    <w:tmpl w:val="60D2C936"/>
    <w:lvl w:ilvl="0" w:tplc="33C2291C">
      <w:start w:val="1"/>
      <w:numFmt w:val="bullet"/>
      <w:lvlText w:val="※"/>
      <w:lvlJc w:val="left"/>
      <w:pPr>
        <w:tabs>
          <w:tab w:val="num" w:pos="570"/>
        </w:tabs>
        <w:ind w:left="570" w:hanging="36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9">
    <w:nsid w:val="30683E85"/>
    <w:multiLevelType w:val="hybridMultilevel"/>
    <w:tmpl w:val="7242E276"/>
    <w:lvl w:ilvl="0" w:tplc="29B0AEF4">
      <w:start w:val="2"/>
      <w:numFmt w:val="decimal"/>
      <w:lvlText w:val="%1"/>
      <w:lvlJc w:val="left"/>
      <w:pPr>
        <w:tabs>
          <w:tab w:val="num" w:pos="1485"/>
        </w:tabs>
        <w:ind w:left="1485" w:hanging="1275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  <w:rPr>
        <w:rFonts w:cs="Times New Roman"/>
      </w:rPr>
    </w:lvl>
  </w:abstractNum>
  <w:abstractNum w:abstractNumId="10">
    <w:nsid w:val="30D81480"/>
    <w:multiLevelType w:val="hybridMultilevel"/>
    <w:tmpl w:val="3BA44C32"/>
    <w:lvl w:ilvl="0" w:tplc="ED12690C">
      <w:numFmt w:val="bullet"/>
      <w:lvlText w:val="※"/>
      <w:lvlJc w:val="left"/>
      <w:pPr>
        <w:ind w:left="2100" w:hanging="42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50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460" w:hanging="420"/>
      </w:pPr>
      <w:rPr>
        <w:rFonts w:ascii="Wingdings" w:hAnsi="Wingdings" w:hint="default"/>
      </w:rPr>
    </w:lvl>
  </w:abstractNum>
  <w:abstractNum w:abstractNumId="11">
    <w:nsid w:val="40030055"/>
    <w:multiLevelType w:val="hybridMultilevel"/>
    <w:tmpl w:val="949E1564"/>
    <w:lvl w:ilvl="0" w:tplc="450E78C4">
      <w:numFmt w:val="bullet"/>
      <w:lvlText w:val="※"/>
      <w:lvlJc w:val="left"/>
      <w:pPr>
        <w:ind w:left="2040" w:hanging="360"/>
      </w:pPr>
      <w:rPr>
        <w:rFonts w:ascii="ＭＳ 明朝" w:eastAsia="ＭＳ 明朝" w:hAnsi="ＭＳ 明朝" w:cs="Times New Roman" w:hint="eastAsia"/>
        <w:color w:val="000000" w:themeColor="text1"/>
      </w:rPr>
    </w:lvl>
    <w:lvl w:ilvl="1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50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460" w:hanging="420"/>
      </w:pPr>
      <w:rPr>
        <w:rFonts w:ascii="Wingdings" w:hAnsi="Wingdings" w:hint="default"/>
      </w:rPr>
    </w:lvl>
  </w:abstractNum>
  <w:abstractNum w:abstractNumId="12">
    <w:nsid w:val="54BB437F"/>
    <w:multiLevelType w:val="hybridMultilevel"/>
    <w:tmpl w:val="BF9083DC"/>
    <w:lvl w:ilvl="0" w:tplc="EBAA8B8A">
      <w:start w:val="1"/>
      <w:numFmt w:val="decimalEnclosedCircle"/>
      <w:lvlText w:val="%1"/>
      <w:lvlJc w:val="left"/>
      <w:pPr>
        <w:tabs>
          <w:tab w:val="num" w:pos="2040"/>
        </w:tabs>
        <w:ind w:left="2040" w:hanging="36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4200"/>
        </w:tabs>
        <w:ind w:left="42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20"/>
        </w:tabs>
        <w:ind w:left="462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5040"/>
        </w:tabs>
        <w:ind w:left="504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5460"/>
        </w:tabs>
        <w:ind w:left="5460" w:hanging="420"/>
      </w:pPr>
      <w:rPr>
        <w:rFonts w:cs="Times New Roman"/>
      </w:rPr>
    </w:lvl>
  </w:abstractNum>
  <w:abstractNum w:abstractNumId="13">
    <w:nsid w:val="690D7804"/>
    <w:multiLevelType w:val="hybridMultilevel"/>
    <w:tmpl w:val="76B6C7FE"/>
    <w:lvl w:ilvl="0" w:tplc="ED12690C">
      <w:numFmt w:val="bullet"/>
      <w:lvlText w:val="※"/>
      <w:lvlJc w:val="left"/>
      <w:pPr>
        <w:tabs>
          <w:tab w:val="num" w:pos="2040"/>
        </w:tabs>
        <w:ind w:left="2040" w:hanging="36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5040"/>
        </w:tabs>
        <w:ind w:left="50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5460"/>
        </w:tabs>
        <w:ind w:left="5460" w:hanging="420"/>
      </w:pPr>
      <w:rPr>
        <w:rFonts w:ascii="Wingdings" w:hAnsi="Wingdings" w:hint="default"/>
      </w:rPr>
    </w:lvl>
  </w:abstractNum>
  <w:abstractNum w:abstractNumId="14">
    <w:nsid w:val="692C7B3B"/>
    <w:multiLevelType w:val="hybridMultilevel"/>
    <w:tmpl w:val="14AA3A6C"/>
    <w:lvl w:ilvl="0" w:tplc="3ED6EDB0">
      <w:start w:val="4"/>
      <w:numFmt w:val="decimalEnclosedCircle"/>
      <w:lvlText w:val="%1"/>
      <w:lvlJc w:val="left"/>
      <w:pPr>
        <w:tabs>
          <w:tab w:val="num" w:pos="2040"/>
        </w:tabs>
        <w:ind w:left="2040" w:hanging="36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4200"/>
        </w:tabs>
        <w:ind w:left="42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20"/>
        </w:tabs>
        <w:ind w:left="462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5040"/>
        </w:tabs>
        <w:ind w:left="504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5460"/>
        </w:tabs>
        <w:ind w:left="5460" w:hanging="420"/>
      </w:pPr>
      <w:rPr>
        <w:rFonts w:cs="Times New Roman"/>
      </w:rPr>
    </w:lvl>
  </w:abstractNum>
  <w:abstractNum w:abstractNumId="15">
    <w:nsid w:val="78BA4BAF"/>
    <w:multiLevelType w:val="hybridMultilevel"/>
    <w:tmpl w:val="A87AE5D2"/>
    <w:lvl w:ilvl="0" w:tplc="42C038CE">
      <w:start w:val="1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  <w:rPr>
        <w:rFonts w:cs="Times New Roman"/>
      </w:r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7"/>
  </w:num>
  <w:num w:numId="5">
    <w:abstractNumId w:val="5"/>
  </w:num>
  <w:num w:numId="6">
    <w:abstractNumId w:val="15"/>
  </w:num>
  <w:num w:numId="7">
    <w:abstractNumId w:val="3"/>
  </w:num>
  <w:num w:numId="8">
    <w:abstractNumId w:val="1"/>
  </w:num>
  <w:num w:numId="9">
    <w:abstractNumId w:val="4"/>
  </w:num>
  <w:num w:numId="10">
    <w:abstractNumId w:val="14"/>
  </w:num>
  <w:num w:numId="11">
    <w:abstractNumId w:val="12"/>
  </w:num>
  <w:num w:numId="12">
    <w:abstractNumId w:val="0"/>
  </w:num>
  <w:num w:numId="13">
    <w:abstractNumId w:val="13"/>
  </w:num>
  <w:num w:numId="14">
    <w:abstractNumId w:val="2"/>
  </w:num>
  <w:num w:numId="15">
    <w:abstractNumId w:val="1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66426"/>
    <w:rsid w:val="00025502"/>
    <w:rsid w:val="00064817"/>
    <w:rsid w:val="000E11DB"/>
    <w:rsid w:val="001438C5"/>
    <w:rsid w:val="00210FA0"/>
    <w:rsid w:val="00224C8B"/>
    <w:rsid w:val="002C2853"/>
    <w:rsid w:val="003504AD"/>
    <w:rsid w:val="00363EB0"/>
    <w:rsid w:val="003A068D"/>
    <w:rsid w:val="003A0AAB"/>
    <w:rsid w:val="003C18A2"/>
    <w:rsid w:val="0044653F"/>
    <w:rsid w:val="00466426"/>
    <w:rsid w:val="004E1112"/>
    <w:rsid w:val="004F75A3"/>
    <w:rsid w:val="005942DA"/>
    <w:rsid w:val="006142D1"/>
    <w:rsid w:val="0066500D"/>
    <w:rsid w:val="00675EDD"/>
    <w:rsid w:val="00743EE8"/>
    <w:rsid w:val="00784138"/>
    <w:rsid w:val="008837BF"/>
    <w:rsid w:val="009B7F65"/>
    <w:rsid w:val="00A740F9"/>
    <w:rsid w:val="00B04024"/>
    <w:rsid w:val="00BA68E5"/>
    <w:rsid w:val="00C6536B"/>
    <w:rsid w:val="00C965AC"/>
    <w:rsid w:val="00FE0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42D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5942DA"/>
    <w:pPr>
      <w:keepNext/>
      <w:outlineLvl w:val="0"/>
    </w:pPr>
    <w:rPr>
      <w:rFonts w:ascii="Arial" w:eastAsia="ＭＳ ゴシック" w:hAnsi="Arial"/>
      <w:sz w:val="24"/>
    </w:rPr>
  </w:style>
  <w:style w:type="paragraph" w:styleId="20">
    <w:name w:val="heading 2"/>
    <w:basedOn w:val="a"/>
    <w:next w:val="a"/>
    <w:link w:val="21"/>
    <w:uiPriority w:val="9"/>
    <w:qFormat/>
    <w:rsid w:val="005942DA"/>
    <w:pPr>
      <w:keepNext/>
      <w:outlineLvl w:val="1"/>
    </w:pPr>
    <w:rPr>
      <w:rFonts w:ascii="Arial" w:eastAsia="ＭＳ ゴシック" w:hAnsi="Arial"/>
    </w:rPr>
  </w:style>
  <w:style w:type="paragraph" w:styleId="3">
    <w:name w:val="heading 3"/>
    <w:basedOn w:val="a"/>
    <w:next w:val="a"/>
    <w:link w:val="30"/>
    <w:uiPriority w:val="9"/>
    <w:qFormat/>
    <w:rsid w:val="005942DA"/>
    <w:pPr>
      <w:keepNext/>
      <w:ind w:leftChars="400" w:left="400"/>
      <w:outlineLvl w:val="2"/>
    </w:pPr>
    <w:rPr>
      <w:rFonts w:ascii="Arial" w:eastAsia="ＭＳ ゴシック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40B45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21">
    <w:name w:val="見出し 2 (文字)"/>
    <w:basedOn w:val="a0"/>
    <w:link w:val="20"/>
    <w:uiPriority w:val="9"/>
    <w:semiHidden/>
    <w:rsid w:val="00640B45"/>
    <w:rPr>
      <w:rFonts w:asciiTheme="majorHAnsi" w:eastAsiaTheme="majorEastAsia" w:hAnsiTheme="majorHAnsi" w:cstheme="majorBidi"/>
      <w:kern w:val="2"/>
      <w:sz w:val="21"/>
      <w:szCs w:val="24"/>
    </w:rPr>
  </w:style>
  <w:style w:type="character" w:customStyle="1" w:styleId="30">
    <w:name w:val="見出し 3 (文字)"/>
    <w:basedOn w:val="a0"/>
    <w:link w:val="3"/>
    <w:uiPriority w:val="9"/>
    <w:semiHidden/>
    <w:rsid w:val="00640B45"/>
    <w:rPr>
      <w:rFonts w:asciiTheme="majorHAnsi" w:eastAsiaTheme="majorEastAsia" w:hAnsiTheme="majorHAnsi" w:cstheme="majorBidi"/>
      <w:kern w:val="2"/>
      <w:sz w:val="21"/>
      <w:szCs w:val="24"/>
    </w:rPr>
  </w:style>
  <w:style w:type="paragraph" w:styleId="a3">
    <w:name w:val="header"/>
    <w:basedOn w:val="a"/>
    <w:link w:val="a4"/>
    <w:uiPriority w:val="99"/>
    <w:rsid w:val="005942D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semiHidden/>
    <w:rsid w:val="00640B45"/>
    <w:rPr>
      <w:kern w:val="2"/>
      <w:sz w:val="21"/>
      <w:szCs w:val="24"/>
    </w:rPr>
  </w:style>
  <w:style w:type="paragraph" w:customStyle="1" w:styleId="a5">
    <w:name w:val="仕様書タイトル"/>
    <w:basedOn w:val="1"/>
    <w:next w:val="11"/>
    <w:rsid w:val="005942DA"/>
    <w:pPr>
      <w:jc w:val="center"/>
    </w:pPr>
    <w:rPr>
      <w:b/>
      <w:sz w:val="32"/>
    </w:rPr>
  </w:style>
  <w:style w:type="paragraph" w:customStyle="1" w:styleId="11">
    <w:name w:val="仕様書見出し1"/>
    <w:basedOn w:val="20"/>
    <w:rsid w:val="005942DA"/>
    <w:rPr>
      <w:b/>
    </w:rPr>
  </w:style>
  <w:style w:type="paragraph" w:styleId="a6">
    <w:name w:val="Body Text"/>
    <w:basedOn w:val="a"/>
    <w:link w:val="a7"/>
    <w:uiPriority w:val="99"/>
    <w:rsid w:val="005942DA"/>
  </w:style>
  <w:style w:type="character" w:customStyle="1" w:styleId="a7">
    <w:name w:val="本文 (文字)"/>
    <w:basedOn w:val="a0"/>
    <w:link w:val="a6"/>
    <w:uiPriority w:val="99"/>
    <w:semiHidden/>
    <w:rsid w:val="00640B45"/>
    <w:rPr>
      <w:kern w:val="2"/>
      <w:sz w:val="21"/>
      <w:szCs w:val="24"/>
    </w:rPr>
  </w:style>
  <w:style w:type="paragraph" w:customStyle="1" w:styleId="2">
    <w:name w:val="仕様書見出し2"/>
    <w:basedOn w:val="20"/>
    <w:rsid w:val="005942DA"/>
    <w:pPr>
      <w:numPr>
        <w:numId w:val="1"/>
      </w:numPr>
    </w:pPr>
  </w:style>
  <w:style w:type="paragraph" w:customStyle="1" w:styleId="a8">
    <w:name w:val="プロトタイプ"/>
    <w:basedOn w:val="a"/>
    <w:rsid w:val="005942DA"/>
    <w:pPr>
      <w:keepLines/>
      <w:ind w:left="839"/>
    </w:pPr>
    <w:rPr>
      <w:b/>
    </w:rPr>
  </w:style>
  <w:style w:type="paragraph" w:customStyle="1" w:styleId="31">
    <w:name w:val="仕様書見出し3"/>
    <w:basedOn w:val="3"/>
    <w:next w:val="a6"/>
    <w:rsid w:val="005942DA"/>
    <w:pPr>
      <w:ind w:left="840"/>
    </w:pPr>
  </w:style>
  <w:style w:type="paragraph" w:styleId="a9">
    <w:name w:val="footer"/>
    <w:basedOn w:val="a"/>
    <w:link w:val="aa"/>
    <w:uiPriority w:val="99"/>
    <w:rsid w:val="005942DA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semiHidden/>
    <w:rsid w:val="00640B45"/>
    <w:rPr>
      <w:kern w:val="2"/>
      <w:sz w:val="21"/>
      <w:szCs w:val="24"/>
    </w:rPr>
  </w:style>
  <w:style w:type="character" w:styleId="ab">
    <w:name w:val="page number"/>
    <w:basedOn w:val="a0"/>
    <w:uiPriority w:val="99"/>
    <w:rsid w:val="005942DA"/>
    <w:rPr>
      <w:rFonts w:cs="Times New Roman"/>
    </w:rPr>
  </w:style>
  <w:style w:type="character" w:styleId="ac">
    <w:name w:val="Hyperlink"/>
    <w:basedOn w:val="a0"/>
    <w:uiPriority w:val="99"/>
    <w:rsid w:val="005942DA"/>
    <w:rPr>
      <w:rFonts w:cs="Times New Roman"/>
      <w:color w:val="000099"/>
      <w:u w:val="none"/>
      <w:effect w:val="none"/>
    </w:rPr>
  </w:style>
  <w:style w:type="character" w:customStyle="1" w:styleId="t1">
    <w:name w:val="t1"/>
    <w:basedOn w:val="a0"/>
    <w:rsid w:val="005942DA"/>
    <w:rPr>
      <w:rFonts w:cs="Times New Roman"/>
      <w:color w:val="990000"/>
    </w:rPr>
  </w:style>
  <w:style w:type="paragraph" w:styleId="ad">
    <w:name w:val="footnote text"/>
    <w:basedOn w:val="a"/>
    <w:link w:val="ae"/>
    <w:uiPriority w:val="99"/>
    <w:semiHidden/>
    <w:rsid w:val="005942DA"/>
    <w:pPr>
      <w:snapToGrid w:val="0"/>
      <w:jc w:val="left"/>
    </w:pPr>
  </w:style>
  <w:style w:type="character" w:customStyle="1" w:styleId="ae">
    <w:name w:val="脚注文字列 (文字)"/>
    <w:basedOn w:val="a0"/>
    <w:link w:val="ad"/>
    <w:uiPriority w:val="99"/>
    <w:semiHidden/>
    <w:rsid w:val="00640B45"/>
    <w:rPr>
      <w:kern w:val="2"/>
      <w:sz w:val="21"/>
      <w:szCs w:val="24"/>
    </w:rPr>
  </w:style>
  <w:style w:type="character" w:styleId="af">
    <w:name w:val="footnote reference"/>
    <w:basedOn w:val="a0"/>
    <w:uiPriority w:val="99"/>
    <w:semiHidden/>
    <w:rsid w:val="005942DA"/>
    <w:rPr>
      <w:rFonts w:cs="Times New Roman"/>
      <w:vertAlign w:val="superscript"/>
    </w:rPr>
  </w:style>
  <w:style w:type="paragraph" w:styleId="af0">
    <w:name w:val="Balloon Text"/>
    <w:basedOn w:val="a"/>
    <w:link w:val="af1"/>
    <w:uiPriority w:val="99"/>
    <w:semiHidden/>
    <w:rsid w:val="005942DA"/>
    <w:rPr>
      <w:rFonts w:ascii="Arial" w:eastAsia="ＭＳ ゴシック" w:hAnsi="Arial"/>
      <w:sz w:val="18"/>
      <w:szCs w:val="18"/>
    </w:rPr>
  </w:style>
  <w:style w:type="character" w:customStyle="1" w:styleId="af1">
    <w:name w:val="吹き出し (文字)"/>
    <w:basedOn w:val="a0"/>
    <w:link w:val="af0"/>
    <w:uiPriority w:val="99"/>
    <w:semiHidden/>
    <w:rsid w:val="00640B45"/>
    <w:rPr>
      <w:rFonts w:asciiTheme="majorHAnsi" w:eastAsiaTheme="majorEastAsia" w:hAnsiTheme="majorHAnsi" w:cstheme="majorBidi"/>
      <w:kern w:val="2"/>
      <w:sz w:val="0"/>
      <w:szCs w:val="0"/>
    </w:rPr>
  </w:style>
  <w:style w:type="character" w:styleId="af2">
    <w:name w:val="FollowedHyperlink"/>
    <w:basedOn w:val="a0"/>
    <w:uiPriority w:val="99"/>
    <w:rsid w:val="005942DA"/>
    <w:rPr>
      <w:rFonts w:cs="Times New Roman"/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etf.org/html.charters/pkix-charter.html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TAwano\Application%20Data\Microsoft\Templates\&#38651;&#23376;&#30003;&#21578;\&#12452;&#12531;&#12479;&#12540;&#12501;&#12455;&#12451;&#12473;&#20181;&#27096;&#26360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インターフェィス仕様書.dot</Template>
  <TotalTime>116</TotalTime>
  <Pages>7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インターフェース仕様書</vt:lpstr>
    </vt:vector>
  </TitlesOfParts>
  <Company>国税庁</Company>
  <LinksUpToDate>false</LinksUpToDate>
  <CharactersWithSpaces>3018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インターフェース仕様書</dc:title>
  <dc:subject/>
  <dc:creator>NTA</dc:creator>
  <cp:keywords/>
  <dc:description/>
  <cp:lastPrinted>2018-05-10T04:41:00Z</cp:lastPrinted>
  <dcterms:created xsi:type="dcterms:W3CDTF">2013-11-15T12:01:00Z</dcterms:created>
  <dcterms:modified xsi:type="dcterms:W3CDTF">2018-08-16T03:40:00Z</dcterms:modified>
</cp:coreProperties>
</file>