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764" w:rsidRDefault="000E3764">
      <w:pPr>
        <w:pStyle w:val="a5"/>
        <w:ind w:leftChars="400" w:left="840"/>
      </w:pPr>
      <w:r>
        <w:rPr>
          <w:rFonts w:hint="eastAsia"/>
        </w:rPr>
        <w:t>インターフェイス仕様書</w:t>
      </w:r>
    </w:p>
    <w:p w:rsidR="000E3764" w:rsidRDefault="000E3764">
      <w:pPr>
        <w:pStyle w:val="11"/>
        <w:ind w:leftChars="400" w:left="840"/>
      </w:pPr>
    </w:p>
    <w:p w:rsidR="000E3764" w:rsidRDefault="000E3764">
      <w:pPr>
        <w:pStyle w:val="11"/>
        <w:numPr>
          <w:ins w:id="0" w:author="nfk" w:date="2003-09-30T14:15:00Z"/>
        </w:numPr>
        <w:ind w:leftChars="400" w:left="840"/>
      </w:pPr>
      <w:r>
        <w:rPr>
          <w:rFonts w:hint="eastAsia"/>
        </w:rPr>
        <w:t>名称：</w:t>
      </w:r>
      <w:r>
        <w:t>CLISignerUtility</w:t>
      </w:r>
    </w:p>
    <w:p w:rsidR="000E3764" w:rsidRDefault="000E3764">
      <w:pPr>
        <w:pStyle w:val="11"/>
        <w:ind w:leftChars="400" w:left="840"/>
      </w:pPr>
      <w:r>
        <w:rPr>
          <w:rFonts w:hint="eastAsia"/>
        </w:rPr>
        <w:t>概要</w:t>
      </w:r>
    </w:p>
    <w:p w:rsidR="000E3764" w:rsidRDefault="000E3764">
      <w:pPr>
        <w:pStyle w:val="a6"/>
        <w:ind w:leftChars="400" w:left="840"/>
      </w:pPr>
      <w:r>
        <w:rPr>
          <w:rFonts w:hint="eastAsia"/>
        </w:rPr>
        <w:t>署名モジュールを使用するにあたって有用な機能を提供するためのインターフェイス。</w:t>
      </w:r>
    </w:p>
    <w:p w:rsidR="000E3764" w:rsidRDefault="000E3764">
      <w:pPr>
        <w:pStyle w:val="11"/>
        <w:ind w:leftChars="400" w:left="840"/>
        <w:rPr>
          <w:b w:val="0"/>
          <w:bCs/>
        </w:rPr>
      </w:pPr>
      <w:r>
        <w:rPr>
          <w:rFonts w:hint="eastAsia"/>
        </w:rPr>
        <w:t>メンバー関数</w:t>
      </w:r>
    </w:p>
    <w:p w:rsidR="000E3764" w:rsidRDefault="000E3764">
      <w:pPr>
        <w:pStyle w:val="2"/>
        <w:numPr>
          <w:ilvl w:val="0"/>
          <w:numId w:val="6"/>
        </w:numPr>
        <w:tabs>
          <w:tab w:val="clear" w:pos="570"/>
          <w:tab w:val="num" w:pos="1410"/>
        </w:tabs>
        <w:ind w:leftChars="500" w:left="1410"/>
      </w:pPr>
      <w:r>
        <w:t>CompareStringDN</w:t>
      </w:r>
    </w:p>
    <w:p w:rsidR="000E3764" w:rsidRDefault="000E3764">
      <w:pPr>
        <w:pStyle w:val="a8"/>
        <w:ind w:leftChars="800" w:left="2519" w:hangingChars="398" w:hanging="839"/>
        <w:rPr>
          <w:b w:val="0"/>
          <w:bCs/>
          <w:i/>
          <w:iCs/>
        </w:rPr>
      </w:pPr>
      <w:r>
        <w:t>HRESULT CompareStringDN (</w:t>
      </w:r>
      <w:r>
        <w:br/>
        <w:t xml:space="preserve">[in] BSTR </w:t>
      </w:r>
      <w:r>
        <w:rPr>
          <w:b w:val="0"/>
          <w:bCs/>
          <w:i/>
          <w:iCs/>
        </w:rPr>
        <w:t>bstrDN1,</w:t>
      </w:r>
      <w:r>
        <w:br/>
        <w:t xml:space="preserve">[in] BSTR </w:t>
      </w:r>
      <w:r>
        <w:rPr>
          <w:b w:val="0"/>
          <w:bCs/>
          <w:i/>
          <w:iCs/>
        </w:rPr>
        <w:t>bstrDN2,</w:t>
      </w:r>
      <w:r>
        <w:br/>
        <w:t xml:space="preserve">[out, retval] long* </w:t>
      </w:r>
      <w:r>
        <w:rPr>
          <w:b w:val="0"/>
          <w:bCs/>
          <w:i/>
          <w:iCs/>
        </w:rPr>
        <w:t>plResult</w:t>
      </w:r>
      <w:r>
        <w:t>);</w:t>
      </w:r>
    </w:p>
    <w:p w:rsidR="000E3764" w:rsidRDefault="000E3764">
      <w:pPr>
        <w:pStyle w:val="31"/>
        <w:ind w:leftChars="800" w:left="1680"/>
      </w:pPr>
      <w:r>
        <w:rPr>
          <w:rFonts w:hint="eastAsia"/>
        </w:rPr>
        <w:t>説明</w:t>
      </w:r>
    </w:p>
    <w:p w:rsidR="000E3764" w:rsidRDefault="000E3764">
      <w:pPr>
        <w:pStyle w:val="a6"/>
        <w:ind w:leftChars="400" w:left="840" w:firstLine="840"/>
        <w:rPr>
          <w:rFonts w:ascii="ＭＳ 明朝"/>
        </w:rPr>
      </w:pPr>
      <w:r>
        <w:rPr>
          <w:rFonts w:ascii="ＭＳ 明朝" w:hAnsi="ＭＳ 明朝" w:hint="eastAsia"/>
        </w:rPr>
        <w:t>文字列形式の</w:t>
      </w:r>
      <w:r>
        <w:rPr>
          <w:rFonts w:ascii="ＭＳ 明朝" w:hAnsi="ＭＳ 明朝"/>
        </w:rPr>
        <w:t>2</w:t>
      </w:r>
      <w:r>
        <w:rPr>
          <w:rFonts w:ascii="ＭＳ 明朝" w:hAnsi="ＭＳ 明朝" w:hint="eastAsia"/>
        </w:rPr>
        <w:t>つの</w:t>
      </w:r>
      <w:r>
        <w:rPr>
          <w:rFonts w:ascii="ＭＳ 明朝" w:hAnsi="ＭＳ 明朝"/>
        </w:rPr>
        <w:t>DN</w:t>
      </w:r>
      <w:r>
        <w:rPr>
          <w:rFonts w:ascii="ＭＳ 明朝" w:hAnsi="ＭＳ 明朝" w:hint="eastAsia"/>
        </w:rPr>
        <w:t>を比較して等しいかどうかを返却する。</w:t>
      </w:r>
    </w:p>
    <w:p w:rsidR="000E3764" w:rsidRDefault="000E3764">
      <w:pPr>
        <w:pStyle w:val="a6"/>
        <w:ind w:leftChars="400" w:left="840" w:firstLine="840"/>
        <w:rPr>
          <w:rFonts w:ascii="ＭＳ 明朝"/>
        </w:rPr>
      </w:pPr>
      <w:r>
        <w:rPr>
          <w:rFonts w:ascii="ＭＳ 明朝" w:hAnsi="ＭＳ 明朝"/>
        </w:rPr>
        <w:t>DN</w:t>
      </w:r>
      <w:r>
        <w:rPr>
          <w:rFonts w:ascii="ＭＳ 明朝" w:hAnsi="ＭＳ 明朝" w:hint="eastAsia"/>
        </w:rPr>
        <w:t>の比較に際して以下の規定に従う。</w:t>
      </w:r>
    </w:p>
    <w:p w:rsidR="000E3764" w:rsidRDefault="000E3764">
      <w:pPr>
        <w:pStyle w:val="a6"/>
        <w:numPr>
          <w:ilvl w:val="0"/>
          <w:numId w:val="12"/>
        </w:numPr>
        <w:rPr>
          <w:rFonts w:ascii="ＭＳ 明朝"/>
        </w:rPr>
      </w:pPr>
      <w:r>
        <w:rPr>
          <w:rFonts w:ascii="ＭＳ 明朝" w:hAnsi="ＭＳ 明朝" w:hint="eastAsia"/>
        </w:rPr>
        <w:t>大文字・小文字の区別はしない</w:t>
      </w:r>
    </w:p>
    <w:p w:rsidR="000E3764" w:rsidRDefault="000E3764">
      <w:pPr>
        <w:pStyle w:val="a6"/>
        <w:numPr>
          <w:ilvl w:val="0"/>
          <w:numId w:val="12"/>
        </w:numPr>
        <w:rPr>
          <w:rFonts w:ascii="ＭＳ 明朝"/>
        </w:rPr>
      </w:pPr>
      <w:r>
        <w:rPr>
          <w:rFonts w:ascii="ＭＳ 明朝" w:hAnsi="ＭＳ 明朝" w:hint="eastAsia"/>
        </w:rPr>
        <w:t>文字列先頭、文字列末尾の連続する複数の空白は無いものとみなす</w:t>
      </w:r>
    </w:p>
    <w:p w:rsidR="000E3764" w:rsidRDefault="000E3764">
      <w:pPr>
        <w:pStyle w:val="a6"/>
        <w:numPr>
          <w:ilvl w:val="0"/>
          <w:numId w:val="12"/>
        </w:numPr>
        <w:rPr>
          <w:rFonts w:ascii="ＭＳ 明朝"/>
        </w:rPr>
      </w:pPr>
      <w:r>
        <w:rPr>
          <w:rFonts w:ascii="ＭＳ 明朝" w:hAnsi="ＭＳ 明朝" w:hint="eastAsia"/>
        </w:rPr>
        <w:t>文字列中の連続する複数の空白は全て一つの空白とみなす</w:t>
      </w:r>
    </w:p>
    <w:p w:rsidR="000E3764" w:rsidRDefault="000E3764">
      <w:pPr>
        <w:pStyle w:val="a6"/>
        <w:numPr>
          <w:ilvl w:val="0"/>
          <w:numId w:val="12"/>
        </w:numPr>
        <w:rPr>
          <w:rFonts w:ascii="ＭＳ 明朝"/>
        </w:rPr>
      </w:pPr>
      <w:r>
        <w:rPr>
          <w:rFonts w:ascii="ＭＳ 明朝" w:hAnsi="ＭＳ 明朝"/>
        </w:rPr>
        <w:t>RDN</w:t>
      </w:r>
      <w:r>
        <w:rPr>
          <w:rFonts w:ascii="ＭＳ 明朝" w:hAnsi="ＭＳ 明朝" w:hint="eastAsia"/>
        </w:rPr>
        <w:t>の順序の違いは区別する</w:t>
      </w:r>
    </w:p>
    <w:p w:rsidR="000E3764" w:rsidRDefault="000E3764">
      <w:pPr>
        <w:ind w:leftChars="800" w:left="1680"/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0E37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説明</w:t>
            </w:r>
          </w:p>
        </w:tc>
      </w:tr>
      <w:tr w:rsidR="000E37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t>bstrDN1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文字列形式の</w:t>
            </w:r>
            <w:r>
              <w:t>DN</w:t>
            </w:r>
          </w:p>
        </w:tc>
      </w:tr>
      <w:tr w:rsidR="000E37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t>bstrDN2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文字列形式の</w:t>
            </w:r>
            <w:r>
              <w:t>DN</w:t>
            </w:r>
          </w:p>
        </w:tc>
      </w:tr>
      <w:tr w:rsidR="000E376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pPr>
              <w:pStyle w:val="a3"/>
              <w:tabs>
                <w:tab w:val="clear" w:pos="4252"/>
                <w:tab w:val="clear" w:pos="8504"/>
              </w:tabs>
              <w:snapToGrid/>
            </w:pPr>
            <w:r>
              <w:t>plResult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比較結果</w:t>
            </w:r>
          </w:p>
          <w:p w:rsidR="000E3764" w:rsidRDefault="000E3764">
            <w:r>
              <w:rPr>
                <w:rFonts w:hint="eastAsia"/>
              </w:rPr>
              <w:t xml:space="preserve">　</w:t>
            </w:r>
            <w:r>
              <w:t>0</w:t>
            </w:r>
            <w:r>
              <w:rPr>
                <w:rFonts w:hint="eastAsia"/>
              </w:rPr>
              <w:t>：等しい、</w:t>
            </w:r>
            <w:r>
              <w:t>1</w:t>
            </w:r>
            <w:r>
              <w:rPr>
                <w:rFonts w:hint="eastAsia"/>
              </w:rPr>
              <w:t>：等しくない、</w:t>
            </w:r>
            <w:r>
              <w:t>-1</w:t>
            </w:r>
            <w:r>
              <w:rPr>
                <w:rFonts w:hint="eastAsia"/>
              </w:rPr>
              <w:t>：</w:t>
            </w:r>
            <w:r>
              <w:t>DN</w:t>
            </w:r>
            <w:r>
              <w:rPr>
                <w:rFonts w:hint="eastAsia"/>
              </w:rPr>
              <w:t>が不正</w:t>
            </w:r>
          </w:p>
        </w:tc>
      </w:tr>
    </w:tbl>
    <w:p w:rsidR="000E3764" w:rsidRDefault="000E3764">
      <w:pPr>
        <w:ind w:leftChars="800" w:left="1680"/>
      </w:pPr>
    </w:p>
    <w:p w:rsidR="000E3764" w:rsidRDefault="000E3764">
      <w:pPr>
        <w:pStyle w:val="31"/>
        <w:ind w:leftChars="800" w:left="1680"/>
      </w:pPr>
      <w:r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79"/>
        <w:gridCol w:w="5483"/>
      </w:tblGrid>
      <w:tr w:rsidR="000E3764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戻り値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説明</w:t>
            </w:r>
          </w:p>
        </w:tc>
      </w:tr>
      <w:tr w:rsidR="000E3764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t>S_OK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成功</w:t>
            </w:r>
          </w:p>
        </w:tc>
      </w:tr>
      <w:tr w:rsidR="000E3764">
        <w:trPr>
          <w:cantSplit/>
          <w:trHeight w:val="375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t>E_POINTER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インターフェイス受け取りポインタが不正</w:t>
            </w:r>
          </w:p>
        </w:tc>
      </w:tr>
      <w:tr w:rsidR="000E3764">
        <w:trPr>
          <w:cantSplit/>
          <w:trHeight w:val="375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t>E_FAIL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:rsidR="000E3764" w:rsidRDefault="000E3764">
            <w:r>
              <w:rPr>
                <w:rFonts w:hint="eastAsia"/>
              </w:rPr>
              <w:t>失敗</w:t>
            </w:r>
          </w:p>
        </w:tc>
      </w:tr>
    </w:tbl>
    <w:p w:rsidR="000E3764" w:rsidRDefault="000E3764">
      <w:pPr>
        <w:ind w:leftChars="800" w:left="1680"/>
      </w:pPr>
    </w:p>
    <w:sectPr w:rsidR="000E3764" w:rsidSect="00C30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pgNumType w:fmt="decimalFullWidth" w:start="14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764" w:rsidRDefault="000E3764">
      <w:r>
        <w:separator/>
      </w:r>
    </w:p>
  </w:endnote>
  <w:endnote w:type="continuationSeparator" w:id="0">
    <w:p w:rsidR="000E3764" w:rsidRDefault="000E3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764" w:rsidRDefault="007847B1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0E3764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0E3764" w:rsidRDefault="000E3764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764" w:rsidRDefault="007847B1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0E3764">
      <w:rPr>
        <w:rStyle w:val="ab"/>
      </w:rPr>
      <w:instrText xml:space="preserve">PAGE  </w:instrText>
    </w:r>
    <w:r>
      <w:rPr>
        <w:rStyle w:val="ab"/>
      </w:rPr>
      <w:fldChar w:fldCharType="separate"/>
    </w:r>
    <w:r w:rsidR="00C308BA">
      <w:rPr>
        <w:rStyle w:val="ab"/>
        <w:rFonts w:hint="eastAsia"/>
        <w:noProof/>
      </w:rPr>
      <w:t>１４８</w:t>
    </w:r>
    <w:r>
      <w:rPr>
        <w:rStyle w:val="ab"/>
      </w:rPr>
      <w:fldChar w:fldCharType="end"/>
    </w:r>
  </w:p>
  <w:p w:rsidR="000E3764" w:rsidRDefault="000E3764">
    <w:pPr>
      <w:pStyle w:val="a9"/>
      <w:jc w:val="center"/>
    </w:pPr>
    <w:bookmarkStart w:id="1" w:name="_GoBack"/>
    <w:bookmarkEnd w:id="1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8BA" w:rsidRDefault="00C308B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764" w:rsidRDefault="000E3764">
      <w:r>
        <w:separator/>
      </w:r>
    </w:p>
  </w:footnote>
  <w:footnote w:type="continuationSeparator" w:id="0">
    <w:p w:rsidR="000E3764" w:rsidRDefault="000E37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8BA" w:rsidRDefault="00C308B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764" w:rsidRDefault="000E3764">
    <w:pPr>
      <w:pStyle w:val="a3"/>
    </w:pPr>
    <w:r>
      <w:rPr>
        <w:rFonts w:ascii="Times New Roman" w:hAnsi="Times New Roman"/>
        <w:kern w:val="0"/>
        <w:szCs w:val="21"/>
      </w:rPr>
      <w:tab/>
    </w:r>
    <w:r>
      <w:rPr>
        <w:rFonts w:ascii="Times New Roman" w:hAnsi="Times New Roman"/>
        <w:kern w:val="0"/>
        <w:szCs w:val="21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8BA" w:rsidRDefault="00C308B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70D80"/>
    <w:multiLevelType w:val="hybridMultilevel"/>
    <w:tmpl w:val="9CDAE55A"/>
    <w:lvl w:ilvl="0" w:tplc="6396F13E">
      <w:numFmt w:val="bullet"/>
      <w:lvlText w:val="・"/>
      <w:lvlJc w:val="left"/>
      <w:pPr>
        <w:tabs>
          <w:tab w:val="num" w:pos="2040"/>
        </w:tabs>
        <w:ind w:left="2040" w:hanging="360"/>
      </w:pPr>
      <w:rPr>
        <w:rFonts w:ascii="Times New Roman" w:eastAsia="ＭＳ 明朝" w:hAnsi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3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5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6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7">
    <w:nsid w:val="365402D8"/>
    <w:multiLevelType w:val="hybridMultilevel"/>
    <w:tmpl w:val="FF388CBE"/>
    <w:lvl w:ilvl="0" w:tplc="A0321774">
      <w:start w:val="8"/>
      <w:numFmt w:val="decimal"/>
      <w:lvlText w:val="%1"/>
      <w:lvlJc w:val="left"/>
      <w:pPr>
        <w:tabs>
          <w:tab w:val="num" w:pos="1113"/>
        </w:tabs>
        <w:ind w:left="1113" w:hanging="75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3"/>
        </w:tabs>
        <w:ind w:left="120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3"/>
        </w:tabs>
        <w:ind w:left="162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463"/>
        </w:tabs>
        <w:ind w:left="246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883"/>
        </w:tabs>
        <w:ind w:left="288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23"/>
        </w:tabs>
        <w:ind w:left="372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143"/>
        </w:tabs>
        <w:ind w:left="4143" w:hanging="420"/>
      </w:pPr>
      <w:rPr>
        <w:rFonts w:cs="Times New Roman"/>
      </w:rPr>
    </w:lvl>
  </w:abstractNum>
  <w:abstractNum w:abstractNumId="8">
    <w:nsid w:val="3D797AA7"/>
    <w:multiLevelType w:val="hybridMultilevel"/>
    <w:tmpl w:val="08B8F944"/>
    <w:lvl w:ilvl="0" w:tplc="33C8D6CC">
      <w:start w:val="100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>
    <w:nsid w:val="627328DE"/>
    <w:multiLevelType w:val="hybridMultilevel"/>
    <w:tmpl w:val="546AB80C"/>
    <w:lvl w:ilvl="0" w:tplc="26F2A004">
      <w:start w:val="16"/>
      <w:numFmt w:val="decimal"/>
      <w:lvlText w:val="%1"/>
      <w:lvlJc w:val="left"/>
      <w:pPr>
        <w:tabs>
          <w:tab w:val="num" w:pos="1113"/>
        </w:tabs>
        <w:ind w:left="1113" w:hanging="75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3"/>
        </w:tabs>
        <w:ind w:left="1203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3"/>
        </w:tabs>
        <w:ind w:left="162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3"/>
        </w:tabs>
        <w:ind w:left="2043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463"/>
        </w:tabs>
        <w:ind w:left="2463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883"/>
        </w:tabs>
        <w:ind w:left="288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3"/>
        </w:tabs>
        <w:ind w:left="3303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23"/>
        </w:tabs>
        <w:ind w:left="3723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143"/>
        </w:tabs>
        <w:ind w:left="4143" w:hanging="420"/>
      </w:pPr>
      <w:rPr>
        <w:rFonts w:cs="Times New Roman"/>
      </w:rPr>
    </w:lvl>
  </w:abstractNum>
  <w:abstractNum w:abstractNumId="10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1">
    <w:nsid w:val="7A1D6CE8"/>
    <w:multiLevelType w:val="hybridMultilevel"/>
    <w:tmpl w:val="81565B2E"/>
    <w:lvl w:ilvl="0" w:tplc="441EA0D0">
      <w:start w:val="11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10"/>
  </w:num>
  <w:num w:numId="7">
    <w:abstractNumId w:val="1"/>
  </w:num>
  <w:num w:numId="8">
    <w:abstractNumId w:val="7"/>
  </w:num>
  <w:num w:numId="9">
    <w:abstractNumId w:val="9"/>
  </w:num>
  <w:num w:numId="10">
    <w:abstractNumId w:val="8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64BE"/>
    <w:rsid w:val="000E3764"/>
    <w:rsid w:val="001C0DA2"/>
    <w:rsid w:val="0028243D"/>
    <w:rsid w:val="007847B1"/>
    <w:rsid w:val="00A96A29"/>
    <w:rsid w:val="00B22293"/>
    <w:rsid w:val="00C308BA"/>
    <w:rsid w:val="00CC64BE"/>
    <w:rsid w:val="00E5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847B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847B1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link w:val="21"/>
    <w:uiPriority w:val="9"/>
    <w:qFormat/>
    <w:rsid w:val="007847B1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7847B1"/>
    <w:pPr>
      <w:keepNext/>
      <w:ind w:leftChars="400" w:left="400"/>
      <w:outlineLvl w:val="2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7C83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21">
    <w:name w:val="見出し 2 (文字)"/>
    <w:basedOn w:val="a0"/>
    <w:link w:val="20"/>
    <w:uiPriority w:val="9"/>
    <w:semiHidden/>
    <w:rsid w:val="00787C83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787C83"/>
    <w:rPr>
      <w:rFonts w:asciiTheme="majorHAnsi" w:eastAsiaTheme="majorEastAsia" w:hAnsiTheme="majorHAnsi" w:cstheme="majorBidi"/>
      <w:kern w:val="2"/>
      <w:sz w:val="21"/>
      <w:szCs w:val="24"/>
    </w:rPr>
  </w:style>
  <w:style w:type="paragraph" w:styleId="a3">
    <w:name w:val="header"/>
    <w:basedOn w:val="a"/>
    <w:link w:val="a4"/>
    <w:uiPriority w:val="99"/>
    <w:rsid w:val="007847B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787C83"/>
    <w:rPr>
      <w:kern w:val="2"/>
      <w:sz w:val="21"/>
      <w:szCs w:val="24"/>
    </w:rPr>
  </w:style>
  <w:style w:type="paragraph" w:customStyle="1" w:styleId="a5">
    <w:name w:val="仕様書タイトル"/>
    <w:basedOn w:val="1"/>
    <w:next w:val="11"/>
    <w:rsid w:val="007847B1"/>
    <w:pPr>
      <w:jc w:val="center"/>
    </w:pPr>
    <w:rPr>
      <w:b/>
      <w:sz w:val="32"/>
    </w:rPr>
  </w:style>
  <w:style w:type="paragraph" w:customStyle="1" w:styleId="11">
    <w:name w:val="仕様書見出し1"/>
    <w:basedOn w:val="20"/>
    <w:rsid w:val="007847B1"/>
    <w:rPr>
      <w:b/>
    </w:rPr>
  </w:style>
  <w:style w:type="paragraph" w:styleId="a6">
    <w:name w:val="Body Text"/>
    <w:basedOn w:val="a"/>
    <w:link w:val="a7"/>
    <w:uiPriority w:val="99"/>
    <w:rsid w:val="007847B1"/>
  </w:style>
  <w:style w:type="character" w:customStyle="1" w:styleId="a7">
    <w:name w:val="本文 (文字)"/>
    <w:basedOn w:val="a0"/>
    <w:link w:val="a6"/>
    <w:uiPriority w:val="99"/>
    <w:semiHidden/>
    <w:rsid w:val="00787C83"/>
    <w:rPr>
      <w:kern w:val="2"/>
      <w:sz w:val="21"/>
      <w:szCs w:val="24"/>
    </w:rPr>
  </w:style>
  <w:style w:type="paragraph" w:customStyle="1" w:styleId="2">
    <w:name w:val="仕様書見出し2"/>
    <w:basedOn w:val="20"/>
    <w:rsid w:val="007847B1"/>
    <w:pPr>
      <w:numPr>
        <w:numId w:val="1"/>
      </w:numPr>
    </w:pPr>
  </w:style>
  <w:style w:type="paragraph" w:customStyle="1" w:styleId="a8">
    <w:name w:val="プロトタイプ"/>
    <w:basedOn w:val="a"/>
    <w:rsid w:val="007847B1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7847B1"/>
    <w:pPr>
      <w:ind w:left="840"/>
    </w:pPr>
  </w:style>
  <w:style w:type="paragraph" w:styleId="a9">
    <w:name w:val="footer"/>
    <w:basedOn w:val="a"/>
    <w:link w:val="aa"/>
    <w:uiPriority w:val="99"/>
    <w:rsid w:val="007847B1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semiHidden/>
    <w:rsid w:val="00787C83"/>
    <w:rPr>
      <w:kern w:val="2"/>
      <w:sz w:val="21"/>
      <w:szCs w:val="24"/>
    </w:rPr>
  </w:style>
  <w:style w:type="character" w:styleId="ab">
    <w:name w:val="page number"/>
    <w:basedOn w:val="a0"/>
    <w:uiPriority w:val="99"/>
    <w:rsid w:val="007847B1"/>
    <w:rPr>
      <w:rFonts w:cs="Times New Roman"/>
    </w:rPr>
  </w:style>
  <w:style w:type="character" w:styleId="ac">
    <w:name w:val="Hyperlink"/>
    <w:basedOn w:val="a0"/>
    <w:uiPriority w:val="99"/>
    <w:rsid w:val="007847B1"/>
    <w:rPr>
      <w:rFonts w:cs="Times New Roman"/>
      <w:color w:val="000099"/>
      <w:u w:val="none"/>
      <w:effect w:val="none"/>
    </w:rPr>
  </w:style>
  <w:style w:type="character" w:customStyle="1" w:styleId="t1">
    <w:name w:val="t1"/>
    <w:basedOn w:val="a0"/>
    <w:rsid w:val="007847B1"/>
    <w:rPr>
      <w:rFonts w:cs="Times New Roman"/>
      <w:color w:val="990000"/>
    </w:rPr>
  </w:style>
  <w:style w:type="paragraph" w:styleId="ad">
    <w:name w:val="footnote text"/>
    <w:basedOn w:val="a"/>
    <w:link w:val="ae"/>
    <w:uiPriority w:val="99"/>
    <w:semiHidden/>
    <w:rsid w:val="007847B1"/>
    <w:pPr>
      <w:snapToGrid w:val="0"/>
      <w:jc w:val="left"/>
    </w:pPr>
  </w:style>
  <w:style w:type="character" w:customStyle="1" w:styleId="ae">
    <w:name w:val="脚注文字列 (文字)"/>
    <w:basedOn w:val="a0"/>
    <w:link w:val="ad"/>
    <w:uiPriority w:val="99"/>
    <w:semiHidden/>
    <w:rsid w:val="00787C83"/>
    <w:rPr>
      <w:kern w:val="2"/>
      <w:sz w:val="21"/>
      <w:szCs w:val="24"/>
    </w:rPr>
  </w:style>
  <w:style w:type="character" w:styleId="af">
    <w:name w:val="footnote reference"/>
    <w:basedOn w:val="a0"/>
    <w:uiPriority w:val="99"/>
    <w:semiHidden/>
    <w:rsid w:val="007847B1"/>
    <w:rPr>
      <w:rFonts w:cs="Times New Roman"/>
      <w:vertAlign w:val="superscript"/>
    </w:rPr>
  </w:style>
  <w:style w:type="character" w:styleId="af0">
    <w:name w:val="FollowedHyperlink"/>
    <w:basedOn w:val="a0"/>
    <w:uiPriority w:val="99"/>
    <w:rsid w:val="007847B1"/>
    <w:rPr>
      <w:rFonts w:cs="Times New Roman"/>
      <w:color w:val="800080"/>
      <w:u w:val="single"/>
    </w:rPr>
  </w:style>
  <w:style w:type="paragraph" w:styleId="af1">
    <w:name w:val="caption"/>
    <w:basedOn w:val="a"/>
    <w:next w:val="a"/>
    <w:uiPriority w:val="35"/>
    <w:qFormat/>
    <w:rsid w:val="007847B1"/>
    <w:pPr>
      <w:spacing w:before="120" w:after="240"/>
    </w:pPr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>国税庁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インターフェース仕様書</dc:title>
  <dc:subject/>
  <dc:creator>NTA</dc:creator>
  <cp:keywords/>
  <dc:description/>
  <cp:lastModifiedBy>NTA</cp:lastModifiedBy>
  <cp:lastPrinted>2003-09-02T10:54:00Z</cp:lastPrinted>
  <dcterms:created xsi:type="dcterms:W3CDTF">2013-11-15T12:01:00Z</dcterms:created>
  <dcterms:modified xsi:type="dcterms:W3CDTF">2016-10-12T08:54:00Z</dcterms:modified>
</cp:coreProperties>
</file>