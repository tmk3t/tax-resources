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2D1" w:rsidRPr="003A0AAB" w:rsidRDefault="006142D1">
      <w:pPr>
        <w:pStyle w:val="a5"/>
        <w:ind w:leftChars="400" w:left="84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インターフェイス仕様書</w:t>
      </w:r>
    </w:p>
    <w:p w:rsidR="006142D1" w:rsidRPr="003A0AAB" w:rsidRDefault="006142D1">
      <w:pPr>
        <w:pStyle w:val="11"/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11"/>
        <w:numPr>
          <w:ins w:id="0" w:author="nfk" w:date="2003-09-30T14:15:00Z"/>
        </w:numPr>
        <w:ind w:leftChars="400" w:left="84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名称：</w:t>
      </w:r>
      <w:r w:rsidRPr="003A0AAB">
        <w:rPr>
          <w:color w:val="000000" w:themeColor="text1"/>
        </w:rPr>
        <w:t>CLICertificateInfo</w:t>
      </w:r>
    </w:p>
    <w:p w:rsidR="006142D1" w:rsidRPr="003A0AAB" w:rsidRDefault="006142D1">
      <w:pPr>
        <w:pStyle w:val="11"/>
        <w:ind w:leftChars="400" w:left="84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概要</w:t>
      </w:r>
    </w:p>
    <w:p w:rsidR="006142D1" w:rsidRPr="003A0AAB" w:rsidRDefault="006142D1">
      <w:pPr>
        <w:pStyle w:val="a6"/>
        <w:ind w:leftChars="400" w:left="84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電子申告用</w:t>
      </w:r>
      <w:r w:rsidRPr="003A0AAB">
        <w:rPr>
          <w:color w:val="000000" w:themeColor="text1"/>
        </w:rPr>
        <w:t>XML</w:t>
      </w:r>
      <w:r w:rsidRPr="003A0AAB">
        <w:rPr>
          <w:rFonts w:hint="eastAsia"/>
          <w:color w:val="000000" w:themeColor="text1"/>
        </w:rPr>
        <w:t>ファイルに</w:t>
      </w:r>
      <w:r w:rsidRPr="003A0AAB">
        <w:rPr>
          <w:color w:val="000000" w:themeColor="text1"/>
        </w:rPr>
        <w:t>XML</w:t>
      </w:r>
      <w:r w:rsidRPr="003A0AAB">
        <w:rPr>
          <w:rFonts w:hint="eastAsia"/>
          <w:color w:val="000000" w:themeColor="text1"/>
        </w:rPr>
        <w:t>署名を追加する際に使用する電子証明書の情報について、取得するためのインターフェイス。</w:t>
      </w:r>
    </w:p>
    <w:p w:rsidR="006142D1" w:rsidRPr="003A0AAB" w:rsidRDefault="006142D1">
      <w:pPr>
        <w:pStyle w:val="11"/>
        <w:ind w:leftChars="400" w:left="840"/>
        <w:rPr>
          <w:b w:val="0"/>
          <w:bCs/>
          <w:color w:val="000000" w:themeColor="text1"/>
        </w:rPr>
      </w:pPr>
      <w:r w:rsidRPr="003A0AAB">
        <w:rPr>
          <w:rFonts w:hint="eastAsia"/>
          <w:color w:val="000000" w:themeColor="text1"/>
        </w:rPr>
        <w:t>メンバー関数</w:t>
      </w: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Version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Version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plVersion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設定された電子証明書のバージョンを取得する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plVersion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バージョン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Version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lVersion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電子証明書のバージョンを設定する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lVersion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設定するバージョン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lastRenderedPageBreak/>
        <w:t>SerialNumber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SerialNumber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pbstrSerialNumber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設定された電子証明書のシリアル番号を取得する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pbstrSerialNumber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シリアル番号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SerialNumber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bstrSerialNumber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電子証明書のシリアル番号を設定する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bstrSerialNumber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設定するシリアル番号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</w:r>
      <w:r w:rsidRPr="003A0AAB">
        <w:rPr>
          <w:color w:val="000000" w:themeColor="text1"/>
        </w:rPr>
        <w:lastRenderedPageBreak/>
        <w:t>Issuer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Issuer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pbstrIssuer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設定された電子証明書の発行者名を取得する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pbstrIssuer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発行者名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Issuer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bstrIssuer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電子証明書の発行者名を設定する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bstrIssuer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設定する発行者名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IssuerSimpleName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IssuerSimpleName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pbstrIssuerSimpleName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設定された電子証明書の発行者名のシンプルネームを取得する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71"/>
        <w:gridCol w:w="5291"/>
      </w:tblGrid>
      <w:tr w:rsidR="003A0AAB" w:rsidRPr="003A0AAB">
        <w:trPr>
          <w:cantSplit/>
          <w:trHeight w:val="360"/>
        </w:trPr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pbstrIssuerSimpleName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発行者名のシンプルネーム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IssuerSimpleName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bstrIssuerSimpleName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電子証明書の発行者名のシンプルネームを設定する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50"/>
        <w:gridCol w:w="5412"/>
      </w:tblGrid>
      <w:tr w:rsidR="003A0AAB" w:rsidRPr="003A0AAB">
        <w:trPr>
          <w:cantSplit/>
          <w:trHeight w:val="3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bstrIssuerSimpleName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設定する発行者名のシンプルネーム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GetIssuerRDN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GetIssuerRDN (</w:t>
      </w:r>
    </w:p>
    <w:p w:rsidR="006142D1" w:rsidRPr="003A0AAB" w:rsidRDefault="006142D1">
      <w:pPr>
        <w:pStyle w:val="a8"/>
        <w:ind w:leftChars="800" w:left="1680" w:firstLineChars="399" w:firstLine="841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lPosition</w:t>
      </w:r>
      <w:r w:rsidRPr="003A0AAB">
        <w:rPr>
          <w:b w:val="0"/>
          <w:bCs/>
          <w:color w:val="000000" w:themeColor="text1"/>
        </w:rPr>
        <w:t>,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pbstrIssuerRDN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設定された電子証明書の発行者名から任意の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※当該メソッドは</w:t>
      </w:r>
      <w:r w:rsidRPr="003A0AAB">
        <w:rPr>
          <w:color w:val="000000" w:themeColor="text1"/>
        </w:rPr>
        <w:t>RDNMode</w:t>
      </w:r>
      <w:r w:rsidRPr="003A0AAB">
        <w:rPr>
          <w:rFonts w:hint="eastAsia"/>
          <w:color w:val="000000" w:themeColor="text1"/>
        </w:rPr>
        <w:t>プロパティに依存する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lPosition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rFonts w:ascii="ＭＳ 明朝"/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取得する発行者名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の位置</w:t>
            </w:r>
          </w:p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値の範囲は</w:t>
            </w:r>
            <w:r w:rsidRPr="003A0AAB">
              <w:rPr>
                <w:color w:val="000000" w:themeColor="text1"/>
              </w:rPr>
              <w:t>0</w:t>
            </w:r>
            <w:r w:rsidRPr="003A0AAB">
              <w:rPr>
                <w:rFonts w:hint="eastAsia"/>
                <w:color w:val="000000" w:themeColor="text1"/>
              </w:rPr>
              <w:t>以上</w:t>
            </w:r>
            <w:r w:rsidRPr="003A0AAB">
              <w:rPr>
                <w:color w:val="000000" w:themeColor="text1"/>
              </w:rPr>
              <w:t>GetIssuerRDNCount()</w:t>
            </w:r>
            <w:r w:rsidRPr="003A0AAB">
              <w:rPr>
                <w:rFonts w:hint="eastAsia"/>
                <w:color w:val="000000" w:themeColor="text1"/>
              </w:rPr>
              <w:t>未満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pbstrIssuerRDN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発行者名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E_INVALIDARG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ポジションが範囲外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GetIssuerRDNCount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GetIssuerRDNCount (</w:t>
      </w:r>
    </w:p>
    <w:p w:rsidR="006142D1" w:rsidRPr="003A0AAB" w:rsidRDefault="006142D1">
      <w:pPr>
        <w:pStyle w:val="a8"/>
        <w:ind w:leftChars="800" w:left="1680" w:firstLineChars="399" w:firstLine="838"/>
        <w:rPr>
          <w:b w:val="0"/>
          <w:bCs/>
          <w:i/>
          <w:iCs/>
          <w:color w:val="000000" w:themeColor="text1"/>
        </w:rPr>
      </w:pP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plRDNCount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設定された電子証明書の発行者名の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数を取得する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※当該メソッドは</w:t>
      </w:r>
      <w:r w:rsidRPr="003A0AAB">
        <w:rPr>
          <w:color w:val="000000" w:themeColor="text1"/>
        </w:rPr>
        <w:t>RDNMode</w:t>
      </w:r>
      <w:r w:rsidRPr="003A0AAB">
        <w:rPr>
          <w:rFonts w:hint="eastAsia"/>
          <w:color w:val="000000" w:themeColor="text1"/>
        </w:rPr>
        <w:t>プロパティに依存する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plRDNCount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発行者名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数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Subject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Subject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pbstrSubject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設定された電子証明書の主体者名を取得する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pbstrSubject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主体者名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Subject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bstrSubject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電子証明書の主体者名を設定する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bstrSubject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設定する主体者名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SubjectSimpleName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SubjectSimpleName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pbstrSubjectSimpleName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設定された電子証明書の主体者名のシンプルネームを取得する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4"/>
        <w:gridCol w:w="5178"/>
      </w:tblGrid>
      <w:tr w:rsidR="003A0AAB" w:rsidRPr="003A0AAB">
        <w:trPr>
          <w:cantSplit/>
          <w:trHeight w:val="360"/>
        </w:trPr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</w:t>
            </w:r>
            <w:r w:rsidRPr="003A0AAB">
              <w:rPr>
                <w:color w:val="000000" w:themeColor="text1"/>
              </w:rPr>
              <w:t>Subject</w:t>
            </w:r>
            <w:r w:rsidRPr="003A0AAB">
              <w:rPr>
                <w:bCs/>
                <w:color w:val="000000" w:themeColor="text1"/>
              </w:rPr>
              <w:t>SimpleName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主体者名のシンプルネーム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SubjectSimpleName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bstrSubjectSimpleName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電子証明書の主体者名のシンプルネームを設定する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63"/>
        <w:gridCol w:w="5299"/>
      </w:tblGrid>
      <w:tr w:rsidR="003A0AAB" w:rsidRPr="003A0AAB">
        <w:trPr>
          <w:cantSplit/>
          <w:trHeight w:val="360"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29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bstrSubjectSimpleName</w:t>
            </w:r>
          </w:p>
        </w:tc>
        <w:tc>
          <w:tcPr>
            <w:tcW w:w="529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設定する主体者名のシンプルネーム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GetSubjectRDN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GetSubjectRDN (</w:t>
      </w:r>
    </w:p>
    <w:p w:rsidR="006142D1" w:rsidRPr="003A0AAB" w:rsidRDefault="006142D1">
      <w:pPr>
        <w:pStyle w:val="a8"/>
        <w:ind w:leftChars="800" w:left="1680" w:firstLineChars="399" w:firstLine="841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lPosition</w:t>
      </w:r>
      <w:r w:rsidRPr="003A0AAB">
        <w:rPr>
          <w:b w:val="0"/>
          <w:bCs/>
          <w:color w:val="000000" w:themeColor="text1"/>
        </w:rPr>
        <w:t>,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pbstrSubjectRDN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設定された電子証明書の主体者名から任意の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※当該メソッドは</w:t>
      </w:r>
      <w:r w:rsidRPr="003A0AAB">
        <w:rPr>
          <w:color w:val="000000" w:themeColor="text1"/>
        </w:rPr>
        <w:t>RDNMode</w:t>
      </w:r>
      <w:r w:rsidRPr="003A0AAB">
        <w:rPr>
          <w:rFonts w:hint="eastAsia"/>
          <w:color w:val="000000" w:themeColor="text1"/>
        </w:rPr>
        <w:t>プロパティに依存する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lPosition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rFonts w:ascii="ＭＳ 明朝"/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取得する主体者名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の位置</w:t>
            </w:r>
          </w:p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値の範囲は</w:t>
            </w:r>
            <w:r w:rsidRPr="003A0AAB">
              <w:rPr>
                <w:color w:val="000000" w:themeColor="text1"/>
              </w:rPr>
              <w:t>0</w:t>
            </w:r>
            <w:r w:rsidRPr="003A0AAB">
              <w:rPr>
                <w:rFonts w:hint="eastAsia"/>
                <w:color w:val="000000" w:themeColor="text1"/>
              </w:rPr>
              <w:t>以上</w:t>
            </w:r>
            <w:r w:rsidRPr="003A0AAB">
              <w:rPr>
                <w:color w:val="000000" w:themeColor="text1"/>
              </w:rPr>
              <w:t>GetSubjectRDNCount()</w:t>
            </w:r>
            <w:r w:rsidRPr="003A0AAB">
              <w:rPr>
                <w:rFonts w:hint="eastAsia"/>
                <w:color w:val="000000" w:themeColor="text1"/>
              </w:rPr>
              <w:t>未満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pbstrSubjectRDN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主体者名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E_INVALIDARG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ポジションが範囲外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GetSubjectRDNCount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GetSubjectRDNCount (</w:t>
      </w:r>
    </w:p>
    <w:p w:rsidR="006142D1" w:rsidRPr="003A0AAB" w:rsidRDefault="006142D1">
      <w:pPr>
        <w:pStyle w:val="a8"/>
        <w:ind w:leftChars="800" w:left="1680" w:firstLineChars="399" w:firstLine="838"/>
        <w:rPr>
          <w:b w:val="0"/>
          <w:bCs/>
          <w:i/>
          <w:iCs/>
          <w:color w:val="000000" w:themeColor="text1"/>
        </w:rPr>
      </w:pP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plRDNCount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設定された電子証明書の主体者名の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数を取得する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※当該メソッドは</w:t>
      </w:r>
      <w:r w:rsidRPr="003A0AAB">
        <w:rPr>
          <w:color w:val="000000" w:themeColor="text1"/>
        </w:rPr>
        <w:t>RDNMode</w:t>
      </w:r>
      <w:r w:rsidRPr="003A0AAB">
        <w:rPr>
          <w:rFonts w:hint="eastAsia"/>
          <w:color w:val="000000" w:themeColor="text1"/>
        </w:rPr>
        <w:t>プロパティに依存する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plRDNCount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主体者名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数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2"/>
        <w:numPr>
          <w:ilvl w:val="0"/>
          <w:numId w:val="0"/>
        </w:numPr>
        <w:ind w:leftChars="500" w:left="105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SetValidityNotBefore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SetValidityNotBefore (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 xml:space="preserve">　　　　</w:t>
      </w: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lLowDateTime</w:t>
      </w:r>
      <w:r w:rsidRPr="003A0AAB">
        <w:rPr>
          <w:b w:val="0"/>
          <w:bCs/>
          <w:color w:val="000000" w:themeColor="text1"/>
        </w:rPr>
        <w:t>,</w:t>
      </w:r>
    </w:p>
    <w:p w:rsidR="006142D1" w:rsidRPr="003A0AAB" w:rsidRDefault="006142D1">
      <w:pPr>
        <w:pStyle w:val="a8"/>
        <w:ind w:leftChars="800" w:left="1680" w:firstLineChars="399" w:firstLine="841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lHighDateTime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設定された電子証明書の有効期間開始時刻を設定する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numPr>
          <w:ilvl w:val="0"/>
          <w:numId w:val="13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設定する時刻にはローカルタイムを使用すること。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lLowDateTime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有効期間開始時刻の下位</w:t>
            </w:r>
            <w:r w:rsidRPr="003A0AAB">
              <w:rPr>
                <w:rFonts w:ascii="ＭＳ 明朝" w:hAnsi="ＭＳ 明朝"/>
                <w:color w:val="000000" w:themeColor="text1"/>
              </w:rPr>
              <w:t>32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ビット値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lHighDateTime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rFonts w:ascii="ＭＳ 明朝"/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有効期間開始時刻の上位</w:t>
            </w:r>
            <w:r w:rsidRPr="003A0AAB">
              <w:rPr>
                <w:rFonts w:ascii="ＭＳ 明朝" w:hAnsi="ＭＳ 明朝"/>
                <w:color w:val="000000" w:themeColor="text1"/>
              </w:rPr>
              <w:t>32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ビット値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ValidityNotBeforeLow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ValidityNotBeforeLow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plNotBeforeLow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設定された電子証明書の有効期間開始時刻の下位</w:t>
      </w:r>
      <w:r w:rsidRPr="003A0AAB">
        <w:rPr>
          <w:rFonts w:ascii="ＭＳ 明朝" w:hAnsi="ＭＳ 明朝"/>
          <w:color w:val="000000" w:themeColor="text1"/>
        </w:rPr>
        <w:t>32</w:t>
      </w:r>
      <w:r w:rsidRPr="003A0AAB">
        <w:rPr>
          <w:rFonts w:ascii="ＭＳ 明朝" w:hAnsi="ＭＳ 明朝" w:hint="eastAsia"/>
          <w:color w:val="000000" w:themeColor="text1"/>
        </w:rPr>
        <w:t>ビット値を取得する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plNotBeforeLow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有効期間開始時刻の下位</w:t>
            </w:r>
            <w:r w:rsidRPr="003A0AAB">
              <w:rPr>
                <w:rFonts w:ascii="ＭＳ 明朝" w:hAnsi="ＭＳ 明朝"/>
                <w:color w:val="000000" w:themeColor="text1"/>
              </w:rPr>
              <w:t>32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ビット値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ValidityNotBeforeHigh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ValidityNotBeforeHigh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plNotBeforeHigh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設定された電子証明書の有効期間開始時刻の上位</w:t>
      </w:r>
      <w:r w:rsidRPr="003A0AAB">
        <w:rPr>
          <w:rFonts w:ascii="ＭＳ 明朝" w:hAnsi="ＭＳ 明朝"/>
          <w:color w:val="000000" w:themeColor="text1"/>
        </w:rPr>
        <w:t>32</w:t>
      </w:r>
      <w:r w:rsidRPr="003A0AAB">
        <w:rPr>
          <w:rFonts w:ascii="ＭＳ 明朝" w:hAnsi="ＭＳ 明朝" w:hint="eastAsia"/>
          <w:color w:val="000000" w:themeColor="text1"/>
        </w:rPr>
        <w:t>ビット値を取得する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plNotBeforeHigh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有効期間開始時刻の上位</w:t>
            </w:r>
            <w:r w:rsidRPr="003A0AAB">
              <w:rPr>
                <w:rFonts w:ascii="ＭＳ 明朝" w:hAnsi="ＭＳ 明朝"/>
                <w:color w:val="000000" w:themeColor="text1"/>
              </w:rPr>
              <w:t>32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ビット値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toStringNotBeforeLocalDate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toStringNotBeforeLocalDate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pbstrNotBeforeLocalDate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設定された電子証明書の有効期間開始日付をローカル時間で</w:t>
      </w:r>
      <w:r w:rsidRPr="003A0AAB">
        <w:rPr>
          <w:rFonts w:ascii="ＭＳ 明朝" w:hAnsi="ＭＳ 明朝"/>
          <w:color w:val="000000" w:themeColor="text1"/>
        </w:rPr>
        <w:t>yyyy/mm/dd</w:t>
      </w:r>
      <w:r w:rsidRPr="003A0AAB">
        <w:rPr>
          <w:rFonts w:ascii="ＭＳ 明朝" w:hAnsi="ＭＳ 明朝" w:hint="eastAsia"/>
          <w:color w:val="000000" w:themeColor="text1"/>
        </w:rPr>
        <w:t>形式に整形した文字列を返却する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4"/>
        <w:gridCol w:w="5178"/>
      </w:tblGrid>
      <w:tr w:rsidR="003A0AAB" w:rsidRPr="003A0AAB">
        <w:trPr>
          <w:cantSplit/>
          <w:trHeight w:val="360"/>
        </w:trPr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pbstrNotBeforeLocalDate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有効期間開始日付の整形文字列を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toStringNotBeforeLocalDateTime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toStringNotBeforeLocalDateTime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pbstrNotBeforeLocalDateTime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設定された電子証明書の有効期間開始日時をローカル時間で</w:t>
      </w:r>
      <w:r w:rsidRPr="003A0AAB">
        <w:rPr>
          <w:rFonts w:ascii="ＭＳ 明朝" w:hAnsi="ＭＳ 明朝"/>
          <w:color w:val="000000" w:themeColor="text1"/>
        </w:rPr>
        <w:t>yyyy/mm/dd HH:MM:SS</w:t>
      </w:r>
      <w:r w:rsidRPr="003A0AAB">
        <w:rPr>
          <w:rFonts w:ascii="ＭＳ 明朝" w:hAnsi="ＭＳ 明朝" w:hint="eastAsia"/>
          <w:color w:val="000000" w:themeColor="text1"/>
        </w:rPr>
        <w:t>形式に整形した文字列を返却する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76"/>
        <w:gridCol w:w="4686"/>
      </w:tblGrid>
      <w:tr w:rsidR="003A0AAB" w:rsidRPr="003A0AAB">
        <w:trPr>
          <w:cantSplit/>
          <w:trHeight w:val="360"/>
        </w:trPr>
        <w:tc>
          <w:tcPr>
            <w:tcW w:w="3176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176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pbstrNotBeforeLocalDateTime</w:t>
            </w:r>
          </w:p>
        </w:tc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有効期間開始日時の整形文字列を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toStringNotBeforeUTCDate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toStringNotBeforeUTCDate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pbstrNotBeforeUTCDate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設定された電子証明書の有効期間開始日付を世界協定時刻で</w:t>
      </w:r>
      <w:r w:rsidRPr="003A0AAB">
        <w:rPr>
          <w:rFonts w:ascii="ＭＳ 明朝" w:hAnsi="ＭＳ 明朝"/>
          <w:color w:val="000000" w:themeColor="text1"/>
        </w:rPr>
        <w:t>yyyy/mm/dd</w:t>
      </w:r>
      <w:r w:rsidRPr="003A0AAB">
        <w:rPr>
          <w:rFonts w:ascii="ＭＳ 明朝" w:hAnsi="ＭＳ 明朝" w:hint="eastAsia"/>
          <w:color w:val="000000" w:themeColor="text1"/>
        </w:rPr>
        <w:t>形式に整形した文字列を返却する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25"/>
        <w:gridCol w:w="5237"/>
      </w:tblGrid>
      <w:tr w:rsidR="003A0AAB" w:rsidRPr="003A0AAB">
        <w:trPr>
          <w:cantSplit/>
          <w:trHeight w:val="360"/>
        </w:trPr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pbstrNotBeforeUTCDate</w:t>
            </w: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有効期間開始日付の整形文字列を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toStringNotBeforeUTCDateTime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toStringNotBeforeUTCDateTime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pbstrNotBeforeUTCDateTime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設定された電子証明書の有効期間開始日時を世界協定時刻で</w:t>
      </w:r>
      <w:r w:rsidRPr="003A0AAB">
        <w:rPr>
          <w:rFonts w:ascii="ＭＳ 明朝" w:hAnsi="ＭＳ 明朝"/>
          <w:color w:val="000000" w:themeColor="text1"/>
        </w:rPr>
        <w:t>yyyy/mm/dd HH:MM:SS</w:t>
      </w:r>
      <w:r w:rsidRPr="003A0AAB">
        <w:rPr>
          <w:rFonts w:ascii="ＭＳ 明朝" w:hAnsi="ＭＳ 明朝" w:hint="eastAsia"/>
          <w:color w:val="000000" w:themeColor="text1"/>
        </w:rPr>
        <w:t>形式に整形した文字列を返却する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8"/>
        <w:gridCol w:w="4744"/>
      </w:tblGrid>
      <w:tr w:rsidR="003A0AAB" w:rsidRPr="003A0AAB">
        <w:trPr>
          <w:cantSplit/>
          <w:trHeight w:val="36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744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bCs/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pbstrNotBeforeUTCDateTime</w:t>
            </w:r>
          </w:p>
        </w:tc>
        <w:tc>
          <w:tcPr>
            <w:tcW w:w="4744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有効期間開始日時の整形文字列を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SetValidityNotAfter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SetValidityNotAfter (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 xml:space="preserve">　　　　</w:t>
      </w: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lLowDateTime</w:t>
      </w:r>
      <w:r w:rsidRPr="003A0AAB">
        <w:rPr>
          <w:b w:val="0"/>
          <w:bCs/>
          <w:color w:val="000000" w:themeColor="text1"/>
        </w:rPr>
        <w:t>,</w:t>
      </w:r>
    </w:p>
    <w:p w:rsidR="006142D1" w:rsidRPr="003A0AAB" w:rsidRDefault="006142D1">
      <w:pPr>
        <w:pStyle w:val="a8"/>
        <w:ind w:leftChars="800" w:left="1680" w:firstLineChars="399" w:firstLine="841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lHighDateTime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設定された電子証明書の有効期間終了時刻を設定する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numPr>
          <w:ilvl w:val="0"/>
          <w:numId w:val="13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設定する時刻にはローカルタイムを使用すること。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lLowDateTime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有効期間終了時刻の下位</w:t>
            </w:r>
            <w:r w:rsidRPr="003A0AAB">
              <w:rPr>
                <w:rFonts w:ascii="ＭＳ 明朝" w:hAnsi="ＭＳ 明朝"/>
                <w:color w:val="000000" w:themeColor="text1"/>
              </w:rPr>
              <w:t>32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ビット値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lHighDateTime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rFonts w:ascii="ＭＳ 明朝"/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有効期間終了時刻の上位</w:t>
            </w:r>
            <w:r w:rsidRPr="003A0AAB">
              <w:rPr>
                <w:rFonts w:ascii="ＭＳ 明朝" w:hAnsi="ＭＳ 明朝"/>
                <w:color w:val="000000" w:themeColor="text1"/>
              </w:rPr>
              <w:t>32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ビット値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ValidityNotAfterLow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ValidityNotAfterLow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plNotAfterLow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設定された電子証明書の有効期間終了時刻の下位</w:t>
      </w:r>
      <w:r w:rsidRPr="003A0AAB">
        <w:rPr>
          <w:rFonts w:ascii="ＭＳ 明朝" w:hAnsi="ＭＳ 明朝"/>
          <w:color w:val="000000" w:themeColor="text1"/>
        </w:rPr>
        <w:t>32</w:t>
      </w:r>
      <w:r w:rsidRPr="003A0AAB">
        <w:rPr>
          <w:rFonts w:ascii="ＭＳ 明朝" w:hAnsi="ＭＳ 明朝" w:hint="eastAsia"/>
          <w:color w:val="000000" w:themeColor="text1"/>
        </w:rPr>
        <w:t>ビット値を取得する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plNotAfterLow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有効期間終了時刻の下位</w:t>
            </w:r>
            <w:r w:rsidRPr="003A0AAB">
              <w:rPr>
                <w:rFonts w:ascii="ＭＳ 明朝" w:hAnsi="ＭＳ 明朝"/>
                <w:color w:val="000000" w:themeColor="text1"/>
              </w:rPr>
              <w:t>32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ビット値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ValidityNotAfterHigh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ValidityNotAfterHigh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plNotAfterHigh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設定された電子証明書の有効期間終了時刻の上位</w:t>
      </w:r>
      <w:r w:rsidRPr="003A0AAB">
        <w:rPr>
          <w:rFonts w:ascii="ＭＳ 明朝" w:hAnsi="ＭＳ 明朝"/>
          <w:color w:val="000000" w:themeColor="text1"/>
        </w:rPr>
        <w:t>32</w:t>
      </w:r>
      <w:r w:rsidRPr="003A0AAB">
        <w:rPr>
          <w:rFonts w:ascii="ＭＳ 明朝" w:hAnsi="ＭＳ 明朝" w:hint="eastAsia"/>
          <w:color w:val="000000" w:themeColor="text1"/>
        </w:rPr>
        <w:t>ビット値を取得する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plNotAfterHigh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有効期間終了時刻の上位</w:t>
            </w:r>
            <w:r w:rsidRPr="003A0AAB">
              <w:rPr>
                <w:rFonts w:ascii="ＭＳ 明朝" w:hAnsi="ＭＳ 明朝"/>
                <w:color w:val="000000" w:themeColor="text1"/>
              </w:rPr>
              <w:t>32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ビット値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toStringNotAfterLocalDate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toStringNotAfterLocalDate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pbstrNotAfterLocalDate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設定された電子証明書の有効期間終了日付をローカル時間で</w:t>
      </w:r>
      <w:r w:rsidRPr="003A0AAB">
        <w:rPr>
          <w:rFonts w:ascii="ＭＳ 明朝" w:hAnsi="ＭＳ 明朝"/>
          <w:color w:val="000000" w:themeColor="text1"/>
        </w:rPr>
        <w:t>yyyy/mm/dd</w:t>
      </w:r>
      <w:r w:rsidRPr="003A0AAB">
        <w:rPr>
          <w:rFonts w:ascii="ＭＳ 明朝" w:hAnsi="ＭＳ 明朝" w:hint="eastAsia"/>
          <w:color w:val="000000" w:themeColor="text1"/>
        </w:rPr>
        <w:t>形式に整形した文字列を返却する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55"/>
        <w:gridCol w:w="5307"/>
      </w:tblGrid>
      <w:tr w:rsidR="003A0AAB" w:rsidRPr="003A0AAB">
        <w:trPr>
          <w:cantSplit/>
          <w:trHeight w:val="36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pbstrNotAfterLocalDate</w:t>
            </w:r>
          </w:p>
        </w:tc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有効期間終了日付の整形文字列を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toStringNotAfterLocalDateTime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toStringNotAfterLocalDateTime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pbstrNotAfterLocalDateTime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設定された電子証明書の有効期間終了日時をローカル時間で</w:t>
      </w:r>
      <w:r w:rsidRPr="003A0AAB">
        <w:rPr>
          <w:rFonts w:ascii="ＭＳ 明朝" w:hAnsi="ＭＳ 明朝"/>
          <w:color w:val="000000" w:themeColor="text1"/>
        </w:rPr>
        <w:t>yyyy/mm/dd HH:MM:SS</w:t>
      </w:r>
      <w:r w:rsidRPr="003A0AAB">
        <w:rPr>
          <w:rFonts w:ascii="ＭＳ 明朝" w:hAnsi="ＭＳ 明朝" w:hint="eastAsia"/>
          <w:color w:val="000000" w:themeColor="text1"/>
        </w:rPr>
        <w:t>形式に整形した文字列を返却する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48"/>
        <w:gridCol w:w="4814"/>
      </w:tblGrid>
      <w:tr w:rsidR="003A0AAB" w:rsidRPr="003A0AAB">
        <w:trPr>
          <w:cantSplit/>
          <w:trHeight w:val="360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pbstrNotAfterLocalDateTime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有効期間終了日時の整形文字列を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toStringNotAfterUTCDate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toStringNotAfterUTCDate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pbstrNotAfterUTCDate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設定された電子証明書の有効期間終了日付を世界協定時刻で</w:t>
      </w:r>
      <w:r w:rsidRPr="003A0AAB">
        <w:rPr>
          <w:rFonts w:ascii="ＭＳ 明朝" w:hAnsi="ＭＳ 明朝"/>
          <w:color w:val="000000" w:themeColor="text1"/>
        </w:rPr>
        <w:t>yyyy/mm/dd</w:t>
      </w:r>
      <w:r w:rsidRPr="003A0AAB">
        <w:rPr>
          <w:rFonts w:ascii="ＭＳ 明朝" w:hAnsi="ＭＳ 明朝" w:hint="eastAsia"/>
          <w:color w:val="000000" w:themeColor="text1"/>
        </w:rPr>
        <w:t>形式に整形した文字列を返却する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97"/>
        <w:gridCol w:w="5365"/>
      </w:tblGrid>
      <w:tr w:rsidR="003A0AAB" w:rsidRPr="003A0AAB">
        <w:trPr>
          <w:cantSplit/>
          <w:trHeight w:val="360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pbstrNotAfterUTCDate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有効期間終了日付の整形文字列を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toStringNotAfterUTCDateTime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toStringNotAfterUTCDateTime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pbstrNotAfterUTCDateTime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設定された電子証明書の有効期間終了日時を世界協定時刻で</w:t>
      </w:r>
      <w:r w:rsidRPr="003A0AAB">
        <w:rPr>
          <w:rFonts w:ascii="ＭＳ 明朝" w:hAnsi="ＭＳ 明朝"/>
          <w:color w:val="000000" w:themeColor="text1"/>
        </w:rPr>
        <w:t>yyyy/mm/dd HH:MM:SS</w:t>
      </w:r>
      <w:r w:rsidRPr="003A0AAB">
        <w:rPr>
          <w:rFonts w:ascii="ＭＳ 明朝" w:hAnsi="ＭＳ 明朝" w:hint="eastAsia"/>
          <w:color w:val="000000" w:themeColor="text1"/>
        </w:rPr>
        <w:t>形式に整形した文字列を返却する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90"/>
        <w:gridCol w:w="4872"/>
      </w:tblGrid>
      <w:tr w:rsidR="003A0AAB" w:rsidRPr="003A0AAB">
        <w:trPr>
          <w:cantSplit/>
          <w:trHeight w:val="3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bCs/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pbstrNot</w:t>
            </w:r>
            <w:r w:rsidRPr="003A0AAB">
              <w:rPr>
                <w:color w:val="000000" w:themeColor="text1"/>
              </w:rPr>
              <w:t>After</w:t>
            </w:r>
            <w:r w:rsidRPr="003A0AAB">
              <w:rPr>
                <w:bCs/>
                <w:color w:val="000000" w:themeColor="text1"/>
              </w:rPr>
              <w:t>UTCDateTime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有効期間終了日時の整形文字列を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IsValid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IsValid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VARIANT* </w:t>
      </w:r>
      <w:r w:rsidRPr="003A0AAB">
        <w:rPr>
          <w:b w:val="0"/>
          <w:bCs/>
          <w:i/>
          <w:iCs/>
          <w:color w:val="000000" w:themeColor="text1"/>
        </w:rPr>
        <w:t>pvarStatus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設定された電子証明書が有効期間内かをチェックする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pvarStatus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有効期間内かの判定結果を</w:t>
            </w:r>
            <w:r w:rsidRPr="003A0AAB">
              <w:rPr>
                <w:rFonts w:hint="eastAsia"/>
                <w:color w:val="000000" w:themeColor="text1"/>
              </w:rPr>
              <w:t>受け取る変数へのポインタ</w:t>
            </w:r>
          </w:p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 xml:space="preserve">　有効期間内：</w:t>
            </w:r>
            <w:r w:rsidRPr="003A0AAB">
              <w:rPr>
                <w:color w:val="000000" w:themeColor="text1"/>
              </w:rPr>
              <w:t>VARIANT_TRUE</w:t>
            </w:r>
          </w:p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 xml:space="preserve">　有効期間外：</w:t>
            </w:r>
            <w:r w:rsidRPr="003A0AAB">
              <w:rPr>
                <w:color w:val="000000" w:themeColor="text1"/>
              </w:rPr>
              <w:t>VARIANT_FALSE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IssuerAltName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IssuerAltName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pbstrIssuerAltName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設定された電子証明書の発行者別名を取得する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発行者別名は</w:t>
      </w:r>
      <w:r w:rsidRPr="003A0AAB">
        <w:rPr>
          <w:color w:val="000000" w:themeColor="text1"/>
        </w:rPr>
        <w:t>directoryName</w:t>
      </w:r>
      <w:r w:rsidRPr="003A0AAB">
        <w:rPr>
          <w:rFonts w:hint="eastAsia"/>
          <w:color w:val="000000" w:themeColor="text1"/>
        </w:rPr>
        <w:t>形式でなければならない。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pbstrIssuer</w:t>
            </w:r>
            <w:r w:rsidRPr="003A0AAB">
              <w:rPr>
                <w:color w:val="000000" w:themeColor="text1"/>
              </w:rPr>
              <w:t>AltName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発行者別名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IssuerAltName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bstrIssuerAltName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電子証明書の発行者別名を設定する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bstrIssuerAltName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設定する発行者名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IssuerAltNameSimpleName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IssuerAltNameSimpleName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pbstrIssuerAltNameSimpleName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設定された電子証明書の発行者別名のシンプルネームを取得する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発行者</w:t>
      </w:r>
      <w:r w:rsidRPr="003A0AAB">
        <w:rPr>
          <w:rFonts w:hint="eastAsia"/>
          <w:color w:val="000000" w:themeColor="text1"/>
        </w:rPr>
        <w:t>別名のシンプルネームは以下の基準に従って返却する。</w:t>
      </w:r>
    </w:p>
    <w:p w:rsidR="006142D1" w:rsidRPr="003A0AAB" w:rsidRDefault="006142D1">
      <w:pPr>
        <w:numPr>
          <w:ilvl w:val="0"/>
          <w:numId w:val="9"/>
        </w:numPr>
        <w:rPr>
          <w:rFonts w:ascii="ＭＳ 明朝" w:cs="Arial"/>
          <w:color w:val="000000" w:themeColor="text1"/>
          <w:kern w:val="0"/>
          <w:szCs w:val="20"/>
        </w:rPr>
      </w:pPr>
      <w:r w:rsidRPr="003A0AAB">
        <w:rPr>
          <w:rFonts w:ascii="ＭＳ 明朝" w:hAnsi="ＭＳ 明朝" w:hint="eastAsia"/>
          <w:color w:val="000000" w:themeColor="text1"/>
        </w:rPr>
        <w:t>発行者</w:t>
      </w:r>
      <w:r w:rsidRPr="003A0AAB">
        <w:rPr>
          <w:rFonts w:hint="eastAsia"/>
          <w:color w:val="000000" w:themeColor="text1"/>
        </w:rPr>
        <w:t>別名</w:t>
      </w:r>
      <w:r w:rsidRPr="003A0AAB">
        <w:rPr>
          <w:rFonts w:ascii="ＭＳ 明朝" w:hAnsi="ＭＳ 明朝" w:hint="eastAsia"/>
          <w:color w:val="000000" w:themeColor="text1"/>
          <w:kern w:val="0"/>
          <w:szCs w:val="20"/>
          <w:lang w:val="ja-JP"/>
        </w:rPr>
        <w:t>の</w:t>
      </w:r>
      <w:r w:rsidRPr="003A0AAB">
        <w:rPr>
          <w:rFonts w:ascii="ＭＳ 明朝" w:hAnsi="ＭＳ 明朝"/>
          <w:color w:val="000000" w:themeColor="text1"/>
          <w:kern w:val="0"/>
          <w:szCs w:val="20"/>
        </w:rPr>
        <w:t>DN</w:t>
      </w:r>
      <w:r w:rsidRPr="003A0AAB">
        <w:rPr>
          <w:rFonts w:ascii="ＭＳ 明朝" w:hAnsi="ＭＳ 明朝" w:hint="eastAsia"/>
          <w:color w:val="000000" w:themeColor="text1"/>
          <w:kern w:val="0"/>
          <w:szCs w:val="20"/>
        </w:rPr>
        <w:t>に</w:t>
      </w:r>
      <w:r w:rsidRPr="003A0AAB">
        <w:rPr>
          <w:rFonts w:ascii="ＭＳ 明朝" w:hAnsi="ＭＳ 明朝"/>
          <w:color w:val="000000" w:themeColor="text1"/>
          <w:kern w:val="0"/>
          <w:szCs w:val="20"/>
        </w:rPr>
        <w:t>commonName</w:t>
      </w:r>
      <w:r w:rsidRPr="003A0AAB">
        <w:rPr>
          <w:rFonts w:ascii="ＭＳ 明朝" w:hAnsi="ＭＳ 明朝" w:hint="eastAsia"/>
          <w:color w:val="000000" w:themeColor="text1"/>
          <w:kern w:val="0"/>
          <w:szCs w:val="20"/>
        </w:rPr>
        <w:t>属性</w:t>
      </w:r>
      <w:r w:rsidRPr="003A0AAB">
        <w:rPr>
          <w:rFonts w:ascii="ＭＳ 明朝" w:hAnsi="ＭＳ 明朝" w:cs="Arial" w:hint="eastAsia"/>
          <w:color w:val="000000" w:themeColor="text1"/>
          <w:kern w:val="0"/>
          <w:szCs w:val="20"/>
          <w:lang w:val="ja-JP"/>
        </w:rPr>
        <w:t>が存在すれば、</w:t>
      </w:r>
      <w:r w:rsidRPr="003A0AAB">
        <w:rPr>
          <w:rFonts w:ascii="ＭＳ 明朝" w:hAnsi="ＭＳ 明朝" w:cs="Arial"/>
          <w:color w:val="000000" w:themeColor="text1"/>
          <w:kern w:val="0"/>
          <w:szCs w:val="20"/>
        </w:rPr>
        <w:t>commonName</w:t>
      </w:r>
      <w:r w:rsidRPr="003A0AAB">
        <w:rPr>
          <w:rFonts w:ascii="ＭＳ 明朝" w:hAnsi="ＭＳ 明朝" w:cs="Arial" w:hint="eastAsia"/>
          <w:color w:val="000000" w:themeColor="text1"/>
          <w:kern w:val="0"/>
          <w:szCs w:val="20"/>
          <w:lang w:val="ja-JP"/>
        </w:rPr>
        <w:t>属性の識別属性値を返却する。</w:t>
      </w:r>
    </w:p>
    <w:p w:rsidR="006142D1" w:rsidRPr="003A0AAB" w:rsidRDefault="006142D1">
      <w:pPr>
        <w:numPr>
          <w:ilvl w:val="0"/>
          <w:numId w:val="9"/>
        </w:numPr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発行者</w:t>
      </w:r>
      <w:r w:rsidRPr="003A0AAB">
        <w:rPr>
          <w:rFonts w:hint="eastAsia"/>
          <w:color w:val="000000" w:themeColor="text1"/>
        </w:rPr>
        <w:t>別名</w:t>
      </w:r>
      <w:r w:rsidRPr="003A0AAB">
        <w:rPr>
          <w:rFonts w:ascii="ＭＳ 明朝" w:hAnsi="ＭＳ 明朝" w:hint="eastAsia"/>
          <w:color w:val="000000" w:themeColor="text1"/>
          <w:kern w:val="0"/>
          <w:szCs w:val="20"/>
          <w:lang w:val="ja-JP"/>
        </w:rPr>
        <w:t>の</w:t>
      </w:r>
      <w:r w:rsidRPr="003A0AAB">
        <w:rPr>
          <w:rFonts w:ascii="ＭＳ 明朝" w:hAnsi="ＭＳ 明朝" w:cs="Arial"/>
          <w:color w:val="000000" w:themeColor="text1"/>
          <w:kern w:val="0"/>
          <w:szCs w:val="20"/>
          <w:lang w:val="ja-JP"/>
        </w:rPr>
        <w:t>DN</w:t>
      </w:r>
      <w:r w:rsidRPr="003A0AAB">
        <w:rPr>
          <w:rFonts w:ascii="ＭＳ 明朝" w:hAnsi="ＭＳ 明朝" w:cs="Arial" w:hint="eastAsia"/>
          <w:color w:val="000000" w:themeColor="text1"/>
          <w:kern w:val="0"/>
          <w:szCs w:val="20"/>
          <w:lang w:val="ja-JP"/>
        </w:rPr>
        <w:t>に</w:t>
      </w:r>
      <w:r w:rsidRPr="003A0AAB">
        <w:rPr>
          <w:rFonts w:ascii="ＭＳ 明朝" w:hAnsi="ＭＳ 明朝" w:cs="Arial"/>
          <w:color w:val="000000" w:themeColor="text1"/>
          <w:kern w:val="0"/>
          <w:szCs w:val="20"/>
          <w:lang w:val="ja-JP"/>
        </w:rPr>
        <w:t>commonName</w:t>
      </w:r>
      <w:r w:rsidRPr="003A0AAB">
        <w:rPr>
          <w:rFonts w:ascii="ＭＳ 明朝" w:hAnsi="ＭＳ 明朝" w:cs="Arial" w:hint="eastAsia"/>
          <w:color w:val="000000" w:themeColor="text1"/>
          <w:kern w:val="0"/>
          <w:szCs w:val="20"/>
          <w:lang w:val="ja-JP"/>
        </w:rPr>
        <w:t>属性が存在しない場合は、葉エントリの識別属性値を返却する。</w:t>
      </w:r>
    </w:p>
    <w:p w:rsidR="006142D1" w:rsidRPr="003A0AAB" w:rsidRDefault="006142D1">
      <w:pPr>
        <w:numPr>
          <w:ilvl w:val="0"/>
          <w:numId w:val="9"/>
        </w:numPr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  <w:kern w:val="0"/>
          <w:szCs w:val="20"/>
          <w:lang w:val="ja-JP"/>
        </w:rPr>
        <w:t>②において葉エントリ属性が</w:t>
      </w:r>
      <w:r w:rsidRPr="003A0AAB">
        <w:rPr>
          <w:rFonts w:ascii="ＭＳ 明朝" w:hAnsi="ＭＳ 明朝"/>
          <w:color w:val="000000" w:themeColor="text1"/>
          <w:kern w:val="0"/>
          <w:szCs w:val="20"/>
          <w:lang w:val="ja-JP"/>
        </w:rPr>
        <w:t>E(</w:t>
      </w:r>
      <w:r w:rsidRPr="003A0AAB">
        <w:rPr>
          <w:rFonts w:ascii="ＭＳ 明朝" w:hAnsi="ＭＳ 明朝" w:cs="Arial"/>
          <w:color w:val="000000" w:themeColor="text1"/>
          <w:kern w:val="0"/>
          <w:szCs w:val="20"/>
          <w:lang w:val="ja-JP"/>
        </w:rPr>
        <w:t>or mail)</w:t>
      </w:r>
      <w:r w:rsidRPr="003A0AAB">
        <w:rPr>
          <w:rFonts w:ascii="ＭＳ 明朝" w:hAnsi="ＭＳ 明朝" w:cs="Arial" w:hint="eastAsia"/>
          <w:color w:val="000000" w:themeColor="text1"/>
          <w:kern w:val="0"/>
          <w:szCs w:val="20"/>
          <w:lang w:val="ja-JP"/>
        </w:rPr>
        <w:t>の場合は、その上位エントリの識別属性値を返却する。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発行者別名は</w:t>
      </w:r>
      <w:r w:rsidRPr="003A0AAB">
        <w:rPr>
          <w:color w:val="000000" w:themeColor="text1"/>
        </w:rPr>
        <w:t>directoryName</w:t>
      </w:r>
      <w:r w:rsidRPr="003A0AAB">
        <w:rPr>
          <w:rFonts w:hint="eastAsia"/>
          <w:color w:val="000000" w:themeColor="text1"/>
        </w:rPr>
        <w:t>形式でなければならない。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50"/>
        <w:gridCol w:w="4412"/>
      </w:tblGrid>
      <w:tr w:rsidR="003A0AAB" w:rsidRPr="003A0AAB">
        <w:trPr>
          <w:cantSplit/>
          <w:trHeight w:val="360"/>
        </w:trPr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pbstrIssuer</w:t>
            </w:r>
            <w:r w:rsidRPr="003A0AAB">
              <w:rPr>
                <w:color w:val="000000" w:themeColor="text1"/>
              </w:rPr>
              <w:t>AltName</w:t>
            </w:r>
            <w:r w:rsidRPr="003A0AAB">
              <w:rPr>
                <w:bCs/>
                <w:color w:val="000000" w:themeColor="text1"/>
              </w:rPr>
              <w:t>SimpleName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発行者別名のシンプルネーム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IssuerAltNameSimpleName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bstrIssuerAltNameSimpleName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電子証明書の発行者別名のシンプルネームを設定する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0"/>
        <w:gridCol w:w="4532"/>
      </w:tblGrid>
      <w:tr w:rsidR="003A0AAB" w:rsidRPr="003A0AAB">
        <w:trPr>
          <w:cantSplit/>
          <w:trHeight w:val="36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bstrIssuerAltNameSimpleName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設定する発行者別名のシンプルネーム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GetIssuerAltNameRDN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GetIssuerAltNameRDN (</w:t>
      </w:r>
    </w:p>
    <w:p w:rsidR="006142D1" w:rsidRPr="003A0AAB" w:rsidRDefault="006142D1">
      <w:pPr>
        <w:pStyle w:val="a8"/>
        <w:ind w:leftChars="800" w:left="1680" w:firstLineChars="399" w:firstLine="841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lPosition</w:t>
      </w:r>
      <w:r w:rsidRPr="003A0AAB">
        <w:rPr>
          <w:b w:val="0"/>
          <w:bCs/>
          <w:color w:val="000000" w:themeColor="text1"/>
        </w:rPr>
        <w:t>,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pbstrIssuerAltNameRDN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設定された電子証明書の発行者別名から任意の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発行者別名は</w:t>
      </w:r>
      <w:r w:rsidRPr="003A0AAB">
        <w:rPr>
          <w:color w:val="000000" w:themeColor="text1"/>
        </w:rPr>
        <w:t>directoryName</w:t>
      </w:r>
      <w:r w:rsidRPr="003A0AAB">
        <w:rPr>
          <w:rFonts w:hint="eastAsia"/>
          <w:color w:val="000000" w:themeColor="text1"/>
        </w:rPr>
        <w:t>形式でなければならない。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当該メソッドは</w:t>
      </w:r>
      <w:r w:rsidRPr="003A0AAB">
        <w:rPr>
          <w:color w:val="000000" w:themeColor="text1"/>
        </w:rPr>
        <w:t>RDNMode</w:t>
      </w:r>
      <w:r w:rsidRPr="003A0AAB">
        <w:rPr>
          <w:rFonts w:hint="eastAsia"/>
          <w:color w:val="000000" w:themeColor="text1"/>
        </w:rPr>
        <w:t>プロパティに依存する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0"/>
        <w:gridCol w:w="5182"/>
      </w:tblGrid>
      <w:tr w:rsidR="003A0AAB" w:rsidRPr="003A0AAB">
        <w:trPr>
          <w:cantSplit/>
          <w:trHeight w:val="36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lPosition</w:t>
            </w:r>
          </w:p>
        </w:tc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rFonts w:ascii="ＭＳ 明朝"/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取得する発行者別名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の位置</w:t>
            </w:r>
          </w:p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値範囲は</w:t>
            </w:r>
            <w:r w:rsidRPr="003A0AAB">
              <w:rPr>
                <w:color w:val="000000" w:themeColor="text1"/>
              </w:rPr>
              <w:t>0</w:t>
            </w:r>
            <w:r w:rsidRPr="003A0AAB">
              <w:rPr>
                <w:rFonts w:hint="eastAsia"/>
                <w:color w:val="000000" w:themeColor="text1"/>
              </w:rPr>
              <w:t>以上</w:t>
            </w:r>
            <w:r w:rsidRPr="003A0AAB">
              <w:rPr>
                <w:color w:val="000000" w:themeColor="text1"/>
              </w:rPr>
              <w:t>GetIssuerAltNameRDNCount()</w:t>
            </w:r>
            <w:r w:rsidRPr="003A0AAB">
              <w:rPr>
                <w:rFonts w:hint="eastAsia"/>
                <w:color w:val="000000" w:themeColor="text1"/>
              </w:rPr>
              <w:t>未満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pbstrIssuerAltNameRDN</w:t>
            </w:r>
          </w:p>
        </w:tc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発行者別名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E_INVALIDARG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ポジションが範囲外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GetIssuerAltNameRDNCount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GetIssuerAltNameRDNCount (</w:t>
      </w:r>
    </w:p>
    <w:p w:rsidR="006142D1" w:rsidRPr="003A0AAB" w:rsidRDefault="006142D1">
      <w:pPr>
        <w:pStyle w:val="a8"/>
        <w:ind w:leftChars="800" w:left="1680" w:firstLineChars="399" w:firstLine="838"/>
        <w:rPr>
          <w:b w:val="0"/>
          <w:bCs/>
          <w:i/>
          <w:iCs/>
          <w:color w:val="000000" w:themeColor="text1"/>
        </w:rPr>
      </w:pP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plRDNCount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設定された電子証明書の発行者別名の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数を取得する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発行者別名は</w:t>
      </w:r>
      <w:r w:rsidRPr="003A0AAB">
        <w:rPr>
          <w:color w:val="000000" w:themeColor="text1"/>
        </w:rPr>
        <w:t>directoryName</w:t>
      </w:r>
      <w:r w:rsidRPr="003A0AAB">
        <w:rPr>
          <w:rFonts w:hint="eastAsia"/>
          <w:color w:val="000000" w:themeColor="text1"/>
        </w:rPr>
        <w:t>形式でなければならない。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当該メソッドは</w:t>
      </w:r>
      <w:r w:rsidRPr="003A0AAB">
        <w:rPr>
          <w:color w:val="000000" w:themeColor="text1"/>
        </w:rPr>
        <w:t>RDNMode</w:t>
      </w:r>
      <w:r w:rsidRPr="003A0AAB">
        <w:rPr>
          <w:rFonts w:hint="eastAsia"/>
          <w:color w:val="000000" w:themeColor="text1"/>
        </w:rPr>
        <w:t>プロパティに依存する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plRDNCount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発行者別名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数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SubjectAltName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SubjectAltName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pbstrSubjectAltName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設定された電子証明書の主体者別名を取得する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主体者別名は</w:t>
      </w:r>
      <w:r w:rsidRPr="003A0AAB">
        <w:rPr>
          <w:color w:val="000000" w:themeColor="text1"/>
        </w:rPr>
        <w:t>directoryName</w:t>
      </w:r>
      <w:r w:rsidRPr="003A0AAB">
        <w:rPr>
          <w:rFonts w:hint="eastAsia"/>
          <w:color w:val="000000" w:themeColor="text1"/>
        </w:rPr>
        <w:t>形式でなければならない。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pbstrSubject</w:t>
            </w:r>
            <w:r w:rsidRPr="003A0AAB">
              <w:rPr>
                <w:color w:val="000000" w:themeColor="text1"/>
              </w:rPr>
              <w:t>AltName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主体者別名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SubjectAltName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bstrSubjectAltName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電子証明書の主体者別名を設定する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bstrSubjectAltName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設定する主体者別名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SubjectAltNameSimpleName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SubjectAltNameSimpleName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pbstrSubjectAltNameSimpleName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設定された電子証明書の主体者別名のシンプルネームを取得する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rFonts w:ascii="ＭＳ 明朝"/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主体者別名のシンプルネームは以下の基準に従って返却する。</w:t>
      </w:r>
    </w:p>
    <w:p w:rsidR="006142D1" w:rsidRPr="003A0AAB" w:rsidRDefault="006142D1">
      <w:pPr>
        <w:pStyle w:val="31"/>
        <w:numPr>
          <w:ilvl w:val="0"/>
          <w:numId w:val="11"/>
        </w:numPr>
        <w:ind w:leftChars="0"/>
        <w:rPr>
          <w:rFonts w:ascii="Century" w:eastAsia="ＭＳ 明朝" w:hAnsi="Century"/>
          <w:color w:val="000000" w:themeColor="text1"/>
        </w:rPr>
      </w:pPr>
      <w:r w:rsidRPr="003A0AAB">
        <w:rPr>
          <w:rFonts w:ascii="ＭＳ 明朝" w:eastAsia="ＭＳ 明朝" w:hAnsi="ＭＳ 明朝" w:hint="eastAsia"/>
          <w:color w:val="000000" w:themeColor="text1"/>
        </w:rPr>
        <w:t>主体者別名</w:t>
      </w:r>
      <w:r w:rsidRPr="003A0AAB">
        <w:rPr>
          <w:rFonts w:ascii="Century" w:eastAsia="ＭＳ 明朝" w:hAnsi="Century" w:hint="eastAsia"/>
          <w:color w:val="000000" w:themeColor="text1"/>
        </w:rPr>
        <w:t>の</w:t>
      </w:r>
      <w:r w:rsidRPr="003A0AAB">
        <w:rPr>
          <w:rFonts w:ascii="Century" w:eastAsia="ＭＳ 明朝" w:hAnsi="Century"/>
          <w:color w:val="000000" w:themeColor="text1"/>
        </w:rPr>
        <w:t>DN</w:t>
      </w:r>
      <w:r w:rsidRPr="003A0AAB">
        <w:rPr>
          <w:rFonts w:ascii="Century" w:eastAsia="ＭＳ 明朝" w:hAnsi="Century" w:hint="eastAsia"/>
          <w:color w:val="000000" w:themeColor="text1"/>
        </w:rPr>
        <w:t>に</w:t>
      </w:r>
      <w:r w:rsidRPr="003A0AAB">
        <w:rPr>
          <w:rFonts w:ascii="Century" w:eastAsia="ＭＳ 明朝" w:hAnsi="Century"/>
          <w:color w:val="000000" w:themeColor="text1"/>
        </w:rPr>
        <w:t>commonName</w:t>
      </w:r>
      <w:r w:rsidRPr="003A0AAB">
        <w:rPr>
          <w:rFonts w:ascii="Century" w:eastAsia="ＭＳ 明朝" w:hAnsi="Century" w:hint="eastAsia"/>
          <w:color w:val="000000" w:themeColor="text1"/>
        </w:rPr>
        <w:t>属性が存在すれば、</w:t>
      </w:r>
      <w:r w:rsidRPr="003A0AAB">
        <w:rPr>
          <w:rFonts w:ascii="Century" w:eastAsia="ＭＳ 明朝" w:hAnsi="Century"/>
          <w:color w:val="000000" w:themeColor="text1"/>
        </w:rPr>
        <w:t>commonName</w:t>
      </w:r>
      <w:r w:rsidRPr="003A0AAB">
        <w:rPr>
          <w:rFonts w:ascii="Century" w:eastAsia="ＭＳ 明朝" w:hAnsi="Century" w:hint="eastAsia"/>
          <w:color w:val="000000" w:themeColor="text1"/>
        </w:rPr>
        <w:t>属性の識別属性値を返却する。</w:t>
      </w:r>
    </w:p>
    <w:p w:rsidR="006142D1" w:rsidRPr="003A0AAB" w:rsidRDefault="006142D1">
      <w:pPr>
        <w:pStyle w:val="31"/>
        <w:numPr>
          <w:ilvl w:val="0"/>
          <w:numId w:val="11"/>
        </w:numPr>
        <w:ind w:leftChars="0"/>
        <w:rPr>
          <w:rFonts w:ascii="Century" w:eastAsia="ＭＳ 明朝" w:hAnsi="Century"/>
          <w:color w:val="000000" w:themeColor="text1"/>
        </w:rPr>
      </w:pPr>
      <w:r w:rsidRPr="003A0AAB">
        <w:rPr>
          <w:rFonts w:ascii="ＭＳ 明朝" w:eastAsia="ＭＳ 明朝" w:hAnsi="ＭＳ 明朝" w:hint="eastAsia"/>
          <w:color w:val="000000" w:themeColor="text1"/>
        </w:rPr>
        <w:t>主体者別名</w:t>
      </w:r>
      <w:r w:rsidRPr="003A0AAB">
        <w:rPr>
          <w:rFonts w:ascii="Century" w:eastAsia="ＭＳ 明朝" w:hAnsi="Century" w:hint="eastAsia"/>
          <w:color w:val="000000" w:themeColor="text1"/>
        </w:rPr>
        <w:t>の</w:t>
      </w:r>
      <w:r w:rsidRPr="003A0AAB">
        <w:rPr>
          <w:rFonts w:ascii="Century" w:eastAsia="ＭＳ 明朝" w:hAnsi="Century"/>
          <w:color w:val="000000" w:themeColor="text1"/>
        </w:rPr>
        <w:t>DN</w:t>
      </w:r>
      <w:r w:rsidRPr="003A0AAB">
        <w:rPr>
          <w:rFonts w:ascii="Century" w:eastAsia="ＭＳ 明朝" w:hAnsi="Century" w:hint="eastAsia"/>
          <w:color w:val="000000" w:themeColor="text1"/>
        </w:rPr>
        <w:t>に</w:t>
      </w:r>
      <w:r w:rsidRPr="003A0AAB">
        <w:rPr>
          <w:rFonts w:ascii="Century" w:eastAsia="ＭＳ 明朝" w:hAnsi="Century"/>
          <w:color w:val="000000" w:themeColor="text1"/>
        </w:rPr>
        <w:t>commonName</w:t>
      </w:r>
      <w:r w:rsidRPr="003A0AAB">
        <w:rPr>
          <w:rFonts w:ascii="Century" w:eastAsia="ＭＳ 明朝" w:hAnsi="Century" w:hint="eastAsia"/>
          <w:color w:val="000000" w:themeColor="text1"/>
        </w:rPr>
        <w:t>属性が存在しない場合は、葉エントリの識別属性値を返却する。</w:t>
      </w:r>
    </w:p>
    <w:p w:rsidR="006142D1" w:rsidRPr="003A0AAB" w:rsidRDefault="006142D1">
      <w:pPr>
        <w:pStyle w:val="31"/>
        <w:numPr>
          <w:ilvl w:val="0"/>
          <w:numId w:val="11"/>
        </w:numPr>
        <w:ind w:leftChars="0"/>
        <w:rPr>
          <w:rFonts w:ascii="Century" w:eastAsia="ＭＳ 明朝" w:hAnsi="Century"/>
          <w:color w:val="000000" w:themeColor="text1"/>
        </w:rPr>
      </w:pPr>
      <w:r w:rsidRPr="003A0AAB">
        <w:rPr>
          <w:rFonts w:ascii="Century" w:eastAsia="ＭＳ 明朝" w:hAnsi="Century" w:hint="eastAsia"/>
          <w:color w:val="000000" w:themeColor="text1"/>
        </w:rPr>
        <w:t>②において葉エントリ属性が</w:t>
      </w:r>
      <w:r w:rsidRPr="003A0AAB">
        <w:rPr>
          <w:rFonts w:ascii="Century" w:eastAsia="ＭＳ 明朝" w:hAnsi="Century"/>
          <w:color w:val="000000" w:themeColor="text1"/>
        </w:rPr>
        <w:t>E(or mail)</w:t>
      </w:r>
      <w:r w:rsidRPr="003A0AAB">
        <w:rPr>
          <w:rFonts w:ascii="Century" w:eastAsia="ＭＳ 明朝" w:hAnsi="Century" w:hint="eastAsia"/>
          <w:color w:val="000000" w:themeColor="text1"/>
        </w:rPr>
        <w:t>の場合は、その上位エントリの識別属性値を返却する。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主体者別名は</w:t>
      </w:r>
      <w:r w:rsidRPr="003A0AAB">
        <w:rPr>
          <w:color w:val="000000" w:themeColor="text1"/>
        </w:rPr>
        <w:t>directoryName</w:t>
      </w:r>
      <w:r w:rsidRPr="003A0AAB">
        <w:rPr>
          <w:rFonts w:hint="eastAsia"/>
          <w:color w:val="000000" w:themeColor="text1"/>
        </w:rPr>
        <w:t>形式でなければならない。</w:t>
      </w:r>
    </w:p>
    <w:p w:rsidR="006142D1" w:rsidRPr="003A0AAB" w:rsidRDefault="006142D1">
      <w:pPr>
        <w:pStyle w:val="a6"/>
        <w:ind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63"/>
        <w:gridCol w:w="4299"/>
      </w:tblGrid>
      <w:tr w:rsidR="003A0AAB" w:rsidRPr="003A0AAB">
        <w:trPr>
          <w:cantSplit/>
          <w:trHeight w:val="360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bCs/>
                <w:color w:val="000000" w:themeColor="text1"/>
              </w:rPr>
              <w:t>pbstr</w:t>
            </w:r>
            <w:r w:rsidRPr="003A0AAB">
              <w:rPr>
                <w:color w:val="000000" w:themeColor="text1"/>
              </w:rPr>
              <w:t>SubjectAltName</w:t>
            </w:r>
            <w:r w:rsidRPr="003A0AAB">
              <w:rPr>
                <w:bCs/>
                <w:color w:val="000000" w:themeColor="text1"/>
              </w:rPr>
              <w:t>SimpleName</w:t>
            </w: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主体者別名のシンプルネーム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SubjectAltNameSimpleName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BSTR </w:t>
      </w:r>
      <w:r w:rsidRPr="003A0AAB">
        <w:rPr>
          <w:b w:val="0"/>
          <w:bCs/>
          <w:i/>
          <w:iCs/>
          <w:color w:val="000000" w:themeColor="text1"/>
        </w:rPr>
        <w:t>bstrSubjectAltNameSimpleName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電子証明書の主体者別名のシンプルネームを設定する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43"/>
        <w:gridCol w:w="4419"/>
      </w:tblGrid>
      <w:tr w:rsidR="003A0AAB" w:rsidRPr="003A0AAB">
        <w:trPr>
          <w:cantSplit/>
          <w:trHeight w:val="360"/>
        </w:trPr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bstrSubjectAltNameSimpleName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設定する主体者別名のシンプルネーム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GetSubjectAltNameRDN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GetSubjectAltNameRDN (</w:t>
      </w:r>
    </w:p>
    <w:p w:rsidR="006142D1" w:rsidRPr="003A0AAB" w:rsidRDefault="006142D1">
      <w:pPr>
        <w:pStyle w:val="a8"/>
        <w:ind w:leftChars="800" w:left="1680" w:firstLineChars="399" w:firstLine="841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lPosition</w:t>
      </w:r>
      <w:r w:rsidRPr="003A0AAB">
        <w:rPr>
          <w:b w:val="0"/>
          <w:bCs/>
          <w:color w:val="000000" w:themeColor="text1"/>
        </w:rPr>
        <w:t>,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BSTR* </w:t>
      </w:r>
      <w:r w:rsidRPr="003A0AAB">
        <w:rPr>
          <w:b w:val="0"/>
          <w:bCs/>
          <w:i/>
          <w:iCs/>
          <w:color w:val="000000" w:themeColor="text1"/>
        </w:rPr>
        <w:t>pbstrSubjectAltNameRDN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設定された電子証明書の主体者別名から任意の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主体者別名は</w:t>
      </w:r>
      <w:r w:rsidRPr="003A0AAB">
        <w:rPr>
          <w:color w:val="000000" w:themeColor="text1"/>
        </w:rPr>
        <w:t>directoryName</w:t>
      </w:r>
      <w:r w:rsidRPr="003A0AAB">
        <w:rPr>
          <w:rFonts w:hint="eastAsia"/>
          <w:color w:val="000000" w:themeColor="text1"/>
        </w:rPr>
        <w:t>形式でなければならない。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当該メソッドは</w:t>
      </w:r>
      <w:r w:rsidRPr="003A0AAB">
        <w:rPr>
          <w:color w:val="000000" w:themeColor="text1"/>
        </w:rPr>
        <w:t>RDNMode</w:t>
      </w:r>
      <w:r w:rsidRPr="003A0AAB">
        <w:rPr>
          <w:rFonts w:hint="eastAsia"/>
          <w:color w:val="000000" w:themeColor="text1"/>
        </w:rPr>
        <w:t>プロパティに依存する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3"/>
        <w:gridCol w:w="5069"/>
      </w:tblGrid>
      <w:tr w:rsidR="003A0AAB" w:rsidRPr="003A0AAB">
        <w:trPr>
          <w:cantSplit/>
          <w:trHeight w:val="360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lPosition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rFonts w:ascii="ＭＳ 明朝"/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取得する主体者別名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の位置</w:t>
            </w:r>
          </w:p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値範囲は</w:t>
            </w:r>
            <w:r w:rsidRPr="003A0AAB">
              <w:rPr>
                <w:color w:val="000000" w:themeColor="text1"/>
              </w:rPr>
              <w:t>0</w:t>
            </w:r>
            <w:r w:rsidRPr="003A0AAB">
              <w:rPr>
                <w:rFonts w:hint="eastAsia"/>
                <w:color w:val="000000" w:themeColor="text1"/>
              </w:rPr>
              <w:t>以上</w:t>
            </w:r>
            <w:r w:rsidRPr="003A0AAB">
              <w:rPr>
                <w:color w:val="000000" w:themeColor="text1"/>
                <w:sz w:val="18"/>
              </w:rPr>
              <w:t>GetSubjectAltNameRDNCount()</w:t>
            </w:r>
            <w:r w:rsidRPr="003A0AAB">
              <w:rPr>
                <w:rFonts w:hint="eastAsia"/>
                <w:color w:val="000000" w:themeColor="text1"/>
              </w:rPr>
              <w:t>未満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pbstrSubjectAltNameRDN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主体者別名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E_INVALIDARG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ポジションが範囲外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t>GetSubjectAltNameRDNCount</w:t>
      </w:r>
    </w:p>
    <w:p w:rsidR="006142D1" w:rsidRPr="003A0AAB" w:rsidRDefault="006142D1">
      <w:pPr>
        <w:pStyle w:val="a8"/>
        <w:ind w:leftChars="800" w:left="1680"/>
        <w:rPr>
          <w:color w:val="000000" w:themeColor="text1"/>
        </w:rPr>
      </w:pPr>
      <w:r w:rsidRPr="003A0AAB">
        <w:rPr>
          <w:color w:val="000000" w:themeColor="text1"/>
        </w:rPr>
        <w:t>HRESULT GetSubjectAltNameRDNCount (</w:t>
      </w:r>
    </w:p>
    <w:p w:rsidR="006142D1" w:rsidRPr="003A0AAB" w:rsidRDefault="006142D1">
      <w:pPr>
        <w:pStyle w:val="a8"/>
        <w:ind w:leftChars="800" w:left="1680" w:firstLineChars="399" w:firstLine="838"/>
        <w:rPr>
          <w:b w:val="0"/>
          <w:bCs/>
          <w:i/>
          <w:iCs/>
          <w:color w:val="000000" w:themeColor="text1"/>
        </w:rPr>
      </w:pP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plRDNCount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設定された電子証明書の主体者別名の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数を取得する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主体者別名は</w:t>
      </w:r>
      <w:r w:rsidRPr="003A0AAB">
        <w:rPr>
          <w:color w:val="000000" w:themeColor="text1"/>
        </w:rPr>
        <w:t>directoryName</w:t>
      </w:r>
      <w:r w:rsidRPr="003A0AAB">
        <w:rPr>
          <w:rFonts w:hint="eastAsia"/>
          <w:color w:val="000000" w:themeColor="text1"/>
        </w:rPr>
        <w:t>形式でなければならない。</w:t>
      </w:r>
    </w:p>
    <w:p w:rsidR="006142D1" w:rsidRPr="003A0AAB" w:rsidRDefault="006142D1">
      <w:pPr>
        <w:pStyle w:val="a6"/>
        <w:numPr>
          <w:ilvl w:val="0"/>
          <w:numId w:val="12"/>
        </w:numPr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当該メソッドは</w:t>
      </w:r>
      <w:r w:rsidRPr="003A0AAB">
        <w:rPr>
          <w:color w:val="000000" w:themeColor="text1"/>
        </w:rPr>
        <w:t>RDNMode</w:t>
      </w:r>
      <w:r w:rsidRPr="003A0AAB">
        <w:rPr>
          <w:rFonts w:hint="eastAsia"/>
          <w:color w:val="000000" w:themeColor="text1"/>
        </w:rPr>
        <w:t>プロパティに依存する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plRDNCount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主体者別名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数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CertificatePoliceseQualifier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CertificatePoliceseQualifier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VARIANT* </w:t>
      </w:r>
      <w:r w:rsidRPr="003A0AAB">
        <w:rPr>
          <w:b w:val="0"/>
          <w:bCs/>
          <w:i/>
          <w:iCs/>
          <w:color w:val="000000" w:themeColor="text1"/>
        </w:rPr>
        <w:t>pvarCertificatePoliceseQualifier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設定された電子証明書の証明書ポリシの</w:t>
      </w:r>
      <w:r w:rsidRPr="003A0AAB">
        <w:rPr>
          <w:rFonts w:ascii="ＭＳ 明朝" w:hAnsi="ＭＳ 明朝"/>
          <w:color w:val="000000" w:themeColor="text1"/>
        </w:rPr>
        <w:t>URI</w:t>
      </w:r>
      <w:r w:rsidRPr="003A0AAB">
        <w:rPr>
          <w:rFonts w:ascii="ＭＳ 明朝" w:hAnsi="ＭＳ 明朝" w:hint="eastAsia"/>
          <w:color w:val="000000" w:themeColor="text1"/>
        </w:rPr>
        <w:t>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color w:val="000000" w:themeColor="text1"/>
        </w:rPr>
        <w:t>CertificatePoliciesIdentifier</w:t>
      </w:r>
      <w:r w:rsidRPr="003A0AAB">
        <w:rPr>
          <w:rFonts w:hint="eastAsia"/>
          <w:color w:val="000000" w:themeColor="text1"/>
        </w:rPr>
        <w:t>と対になっている。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25"/>
        <w:gridCol w:w="4537"/>
      </w:tblGrid>
      <w:tr w:rsidR="003A0AAB" w:rsidRPr="003A0AAB">
        <w:trPr>
          <w:cantSplit/>
          <w:trHeight w:val="360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pvarCertificatePoliceseQualifier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証明書ポリシの</w:t>
            </w:r>
            <w:r w:rsidRPr="003A0AAB">
              <w:rPr>
                <w:rFonts w:ascii="ＭＳ 明朝" w:hAnsi="ＭＳ 明朝"/>
                <w:color w:val="000000" w:themeColor="text1"/>
              </w:rPr>
              <w:t>URI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※</w:t>
            </w:r>
            <w:r w:rsidRPr="003A0AAB">
              <w:rPr>
                <w:color w:val="000000" w:themeColor="text1"/>
              </w:rPr>
              <w:t>URI</w:t>
            </w:r>
            <w:r w:rsidRPr="003A0AAB">
              <w:rPr>
                <w:rFonts w:hint="eastAsia"/>
                <w:color w:val="000000" w:themeColor="text1"/>
              </w:rPr>
              <w:t>は複数存在する可能性があるため、</w:t>
            </w:r>
            <w:r w:rsidRPr="003A0AAB">
              <w:rPr>
                <w:color w:val="000000" w:themeColor="text1"/>
              </w:rPr>
              <w:t>VT_BSTR</w:t>
            </w:r>
            <w:r w:rsidRPr="003A0AAB">
              <w:rPr>
                <w:rFonts w:hint="eastAsia"/>
                <w:color w:val="000000" w:themeColor="text1"/>
              </w:rPr>
              <w:t>の</w:t>
            </w:r>
            <w:r w:rsidRPr="003A0AAB">
              <w:rPr>
                <w:color w:val="000000" w:themeColor="text1"/>
              </w:rPr>
              <w:t>SafeArray</w:t>
            </w:r>
            <w:r w:rsidRPr="003A0AAB">
              <w:rPr>
                <w:rFonts w:hint="eastAsia"/>
                <w:color w:val="000000" w:themeColor="text1"/>
              </w:rPr>
              <w:t>形式で構築して</w:t>
            </w:r>
            <w:r w:rsidRPr="003A0AAB">
              <w:rPr>
                <w:color w:val="000000" w:themeColor="text1"/>
              </w:rPr>
              <w:t>VARIANT</w:t>
            </w:r>
            <w:r w:rsidRPr="003A0AAB">
              <w:rPr>
                <w:rFonts w:hint="eastAsia"/>
                <w:color w:val="000000" w:themeColor="text1"/>
              </w:rPr>
              <w:t>に設定して返却する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  <w:r w:rsidRPr="003A0AAB">
        <w:rPr>
          <w:rFonts w:ascii="Century" w:eastAsia="ＭＳ 明朝" w:hAnsi="Century"/>
          <w:color w:val="000000" w:themeColor="text1"/>
        </w:rPr>
        <w:br w:type="page"/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CertificatePoliceseQualifier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>[in] VARIANT</w:t>
      </w:r>
      <w:r w:rsidRPr="003A0AAB">
        <w:rPr>
          <w:b w:val="0"/>
          <w:bCs/>
          <w:i/>
          <w:iCs/>
          <w:color w:val="000000" w:themeColor="text1"/>
        </w:rPr>
        <w:t xml:space="preserve"> varCertificatePoliceseQualifier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電子証明書の証明書ポリシの</w:t>
      </w:r>
      <w:r w:rsidRPr="003A0AAB">
        <w:rPr>
          <w:rFonts w:ascii="ＭＳ 明朝" w:hAnsi="ＭＳ 明朝"/>
          <w:color w:val="000000" w:themeColor="text1"/>
        </w:rPr>
        <w:t>URI</w:t>
      </w:r>
      <w:r w:rsidRPr="003A0AAB">
        <w:rPr>
          <w:rFonts w:ascii="ＭＳ 明朝" w:hAnsi="ＭＳ 明朝" w:hint="eastAsia"/>
          <w:color w:val="000000" w:themeColor="text1"/>
        </w:rPr>
        <w:t>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color w:val="000000" w:themeColor="text1"/>
        </w:rPr>
        <w:t>CertificatePoliciesIdentifier</w:t>
      </w:r>
      <w:r w:rsidRPr="003A0AAB">
        <w:rPr>
          <w:rFonts w:hint="eastAsia"/>
          <w:color w:val="000000" w:themeColor="text1"/>
        </w:rPr>
        <w:t>と対になっている。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05"/>
        <w:gridCol w:w="4657"/>
      </w:tblGrid>
      <w:tr w:rsidR="003A0AAB" w:rsidRPr="003A0AAB">
        <w:trPr>
          <w:cantSplit/>
          <w:trHeight w:val="360"/>
        </w:trPr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varCertificatePoliceseQualifier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rFonts w:ascii="ＭＳ 明朝"/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設定する主体者別名のシンプルネーム</w:t>
            </w:r>
          </w:p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※</w:t>
            </w:r>
            <w:r w:rsidRPr="003A0AAB">
              <w:rPr>
                <w:color w:val="000000" w:themeColor="text1"/>
              </w:rPr>
              <w:t>URI</w:t>
            </w:r>
            <w:r w:rsidRPr="003A0AAB">
              <w:rPr>
                <w:rFonts w:hint="eastAsia"/>
                <w:color w:val="000000" w:themeColor="text1"/>
              </w:rPr>
              <w:t>は複数存在する可能性があるため、</w:t>
            </w:r>
            <w:r w:rsidRPr="003A0AAB">
              <w:rPr>
                <w:color w:val="000000" w:themeColor="text1"/>
              </w:rPr>
              <w:t>VT_BSTR</w:t>
            </w:r>
            <w:r w:rsidRPr="003A0AAB">
              <w:rPr>
                <w:rFonts w:hint="eastAsia"/>
                <w:color w:val="000000" w:themeColor="text1"/>
              </w:rPr>
              <w:t>の</w:t>
            </w:r>
            <w:r w:rsidRPr="003A0AAB">
              <w:rPr>
                <w:color w:val="000000" w:themeColor="text1"/>
              </w:rPr>
              <w:t>SafeArray</w:t>
            </w:r>
            <w:r w:rsidRPr="003A0AAB">
              <w:rPr>
                <w:rFonts w:hint="eastAsia"/>
                <w:color w:val="000000" w:themeColor="text1"/>
              </w:rPr>
              <w:t>形式で構築して</w:t>
            </w:r>
            <w:r w:rsidRPr="003A0AAB">
              <w:rPr>
                <w:color w:val="000000" w:themeColor="text1"/>
              </w:rPr>
              <w:t>VARIANT</w:t>
            </w:r>
            <w:r w:rsidRPr="003A0AAB">
              <w:rPr>
                <w:rFonts w:hint="eastAsia"/>
                <w:color w:val="000000" w:themeColor="text1"/>
              </w:rPr>
              <w:t>に設定して渡す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Certificate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Certificate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IDispatch* </w:t>
      </w:r>
      <w:r w:rsidRPr="003A0AAB">
        <w:rPr>
          <w:b w:val="0"/>
          <w:bCs/>
          <w:i/>
          <w:iCs/>
          <w:color w:val="000000" w:themeColor="text1"/>
        </w:rPr>
        <w:t>pICertificate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電子証明書インターフェイスを設定する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pICertificate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設定する電子証明書インターフェイス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11"/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3A0AAB">
        <w:rPr>
          <w:color w:val="000000" w:themeColor="text1"/>
        </w:rPr>
        <w:br w:type="page"/>
        <w:t>RDNMode</w:t>
      </w:r>
      <w:r w:rsidRPr="003A0AAB">
        <w:rPr>
          <w:rFonts w:hint="eastAsia"/>
          <w:color w:val="000000" w:themeColor="text1"/>
        </w:rPr>
        <w:t>プロパティ</w:t>
      </w: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RDNMode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[out, retval] long* </w:t>
      </w:r>
      <w:r w:rsidRPr="003A0AAB">
        <w:rPr>
          <w:b w:val="0"/>
          <w:bCs/>
          <w:i/>
          <w:iCs/>
          <w:color w:val="000000" w:themeColor="text1"/>
        </w:rPr>
        <w:t>plRDNMode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単位の取得を行う場合の省略する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種別を取得する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 w:hint="eastAsia"/>
          <w:color w:val="000000" w:themeColor="text1"/>
        </w:rPr>
        <w:t>※当該インターフェイスの利用者は通常使用しない</w:t>
      </w:r>
    </w:p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plRDNMode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種別</w:t>
            </w:r>
            <w:r w:rsidRPr="003A0AAB">
              <w:rPr>
                <w:rFonts w:hint="eastAsia"/>
                <w:color w:val="000000" w:themeColor="text1"/>
              </w:rPr>
              <w:t>を受け取る変数へのポインタ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3A0AAB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インターフェイス受け取りポインタが不正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3A0AAB" w:rsidRDefault="006142D1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3A0AAB">
        <w:rPr>
          <w:color w:val="000000" w:themeColor="text1"/>
        </w:rPr>
        <w:t>HRESULT RDNMode (</w:t>
      </w:r>
      <w:r w:rsidRPr="003A0AAB">
        <w:rPr>
          <w:color w:val="000000" w:themeColor="text1"/>
        </w:rPr>
        <w:br/>
      </w:r>
      <w:r w:rsidRPr="003A0AAB">
        <w:rPr>
          <w:b w:val="0"/>
          <w:bCs/>
          <w:color w:val="000000" w:themeColor="text1"/>
        </w:rPr>
        <w:t xml:space="preserve"> </w:t>
      </w:r>
      <w:r w:rsidRPr="003A0AAB">
        <w:rPr>
          <w:b w:val="0"/>
          <w:bCs/>
          <w:color w:val="000000" w:themeColor="text1"/>
        </w:rPr>
        <w:tab/>
      </w:r>
      <w:r w:rsidRPr="003A0AAB">
        <w:rPr>
          <w:color w:val="000000" w:themeColor="text1"/>
        </w:rPr>
        <w:t xml:space="preserve">[in] long </w:t>
      </w:r>
      <w:r w:rsidRPr="003A0AAB">
        <w:rPr>
          <w:b w:val="0"/>
          <w:bCs/>
          <w:i/>
          <w:iCs/>
          <w:color w:val="000000" w:themeColor="text1"/>
        </w:rPr>
        <w:t>lRDNMode</w:t>
      </w:r>
      <w:r w:rsidRPr="003A0AAB">
        <w:rPr>
          <w:color w:val="000000" w:themeColor="text1"/>
        </w:rPr>
        <w:t>);</w:t>
      </w: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説明</w:t>
      </w:r>
    </w:p>
    <w:p w:rsidR="006142D1" w:rsidRPr="003A0AAB" w:rsidRDefault="006142D1">
      <w:pPr>
        <w:pStyle w:val="a6"/>
        <w:ind w:leftChars="400" w:left="840" w:firstLine="840"/>
        <w:rPr>
          <w:color w:val="000000" w:themeColor="text1"/>
        </w:rPr>
      </w:pP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単位の取得を行う場合の省略する</w:t>
      </w:r>
      <w:r w:rsidRPr="003A0AAB">
        <w:rPr>
          <w:rFonts w:ascii="ＭＳ 明朝" w:hAnsi="ＭＳ 明朝"/>
          <w:color w:val="000000" w:themeColor="text1"/>
        </w:rPr>
        <w:t>RDN</w:t>
      </w:r>
      <w:r w:rsidRPr="003A0AAB">
        <w:rPr>
          <w:rFonts w:ascii="ＭＳ 明朝" w:hAnsi="ＭＳ 明朝" w:hint="eastAsia"/>
          <w:color w:val="000000" w:themeColor="text1"/>
        </w:rPr>
        <w:t>種別を設定する</w:t>
      </w:r>
      <w:r w:rsidRPr="003A0AAB">
        <w:rPr>
          <w:rFonts w:hint="eastAsia"/>
          <w:color w:val="000000" w:themeColor="text1"/>
        </w:rPr>
        <w:t>。</w:t>
      </w:r>
    </w:p>
    <w:p w:rsidR="006142D1" w:rsidRPr="003A0AAB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6142D1" w:rsidRPr="003A0AA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lRDNMode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rFonts w:ascii="ＭＳ 明朝"/>
                <w:color w:val="000000" w:themeColor="text1"/>
              </w:rPr>
            </w:pPr>
            <w:r w:rsidRPr="003A0AAB">
              <w:rPr>
                <w:rFonts w:ascii="ＭＳ 明朝" w:hAnsi="ＭＳ 明朝" w:hint="eastAsia"/>
                <w:color w:val="000000" w:themeColor="text1"/>
              </w:rPr>
              <w:t>設定する</w:t>
            </w:r>
            <w:r w:rsidRPr="003A0AAB">
              <w:rPr>
                <w:rFonts w:ascii="ＭＳ 明朝" w:hAnsi="ＭＳ 明朝"/>
                <w:color w:val="000000" w:themeColor="text1"/>
              </w:rPr>
              <w:t>RDN</w:t>
            </w:r>
            <w:r w:rsidRPr="003A0AAB">
              <w:rPr>
                <w:rFonts w:ascii="ＭＳ 明朝" w:hAnsi="ＭＳ 明朝" w:hint="eastAsia"/>
                <w:color w:val="000000" w:themeColor="text1"/>
              </w:rPr>
              <w:t>種別（論理和で指定）</w:t>
            </w:r>
          </w:p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 xml:space="preserve">　</w:t>
            </w:r>
            <w:r w:rsidRPr="003A0AAB">
              <w:rPr>
                <w:color w:val="000000" w:themeColor="text1"/>
              </w:rPr>
              <w:t>0</w:t>
            </w:r>
            <w:r w:rsidRPr="003A0AAB">
              <w:rPr>
                <w:rFonts w:hint="eastAsia"/>
                <w:color w:val="000000" w:themeColor="text1"/>
              </w:rPr>
              <w:t>：省略しない</w:t>
            </w:r>
          </w:p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 xml:space="preserve">　</w:t>
            </w:r>
            <w:r w:rsidRPr="003A0AAB">
              <w:rPr>
                <w:color w:val="000000" w:themeColor="text1"/>
              </w:rPr>
              <w:t>1</w:t>
            </w:r>
            <w:r w:rsidRPr="003A0AAB">
              <w:rPr>
                <w:rFonts w:hint="eastAsia"/>
                <w:color w:val="000000" w:themeColor="text1"/>
              </w:rPr>
              <w:t>：</w:t>
            </w:r>
            <w:r w:rsidRPr="003A0AAB">
              <w:rPr>
                <w:color w:val="000000" w:themeColor="text1"/>
              </w:rPr>
              <w:t>CountryName</w:t>
            </w:r>
            <w:r w:rsidRPr="003A0AAB">
              <w:rPr>
                <w:rFonts w:hint="eastAsia"/>
                <w:color w:val="000000" w:themeColor="text1"/>
              </w:rPr>
              <w:t>を省略</w:t>
            </w:r>
          </w:p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 xml:space="preserve">　</w:t>
            </w:r>
            <w:r w:rsidRPr="003A0AAB">
              <w:rPr>
                <w:color w:val="000000" w:themeColor="text1"/>
              </w:rPr>
              <w:t>2</w:t>
            </w:r>
            <w:r w:rsidRPr="003A0AAB">
              <w:rPr>
                <w:rFonts w:hint="eastAsia"/>
                <w:color w:val="000000" w:themeColor="text1"/>
              </w:rPr>
              <w:t>：</w:t>
            </w:r>
            <w:r w:rsidRPr="003A0AAB">
              <w:rPr>
                <w:color w:val="000000" w:themeColor="text1"/>
              </w:rPr>
              <w:t>OrganizationName</w:t>
            </w:r>
            <w:r w:rsidRPr="003A0AAB">
              <w:rPr>
                <w:rFonts w:hint="eastAsia"/>
                <w:color w:val="000000" w:themeColor="text1"/>
              </w:rPr>
              <w:t>を省略</w:t>
            </w:r>
          </w:p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 xml:space="preserve">　</w:t>
            </w:r>
            <w:r w:rsidRPr="003A0AAB">
              <w:rPr>
                <w:color w:val="000000" w:themeColor="text1"/>
              </w:rPr>
              <w:t>4</w:t>
            </w:r>
            <w:r w:rsidRPr="003A0AAB">
              <w:rPr>
                <w:rFonts w:hint="eastAsia"/>
                <w:color w:val="000000" w:themeColor="text1"/>
              </w:rPr>
              <w:t>：</w:t>
            </w:r>
            <w:r w:rsidRPr="003A0AAB">
              <w:rPr>
                <w:color w:val="000000" w:themeColor="text1"/>
              </w:rPr>
              <w:t>OrganizationUnitName</w:t>
            </w:r>
            <w:r w:rsidRPr="003A0AAB">
              <w:rPr>
                <w:rFonts w:hint="eastAsia"/>
                <w:color w:val="000000" w:themeColor="text1"/>
              </w:rPr>
              <w:t>を省略</w:t>
            </w:r>
          </w:p>
          <w:p w:rsidR="006142D1" w:rsidRPr="003A0AAB" w:rsidRDefault="006142D1">
            <w:pPr>
              <w:ind w:left="210" w:hangingChars="100" w:hanging="210"/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 xml:space="preserve">　※デフォルト値は</w:t>
            </w:r>
            <w:r w:rsidRPr="003A0AAB">
              <w:rPr>
                <w:color w:val="000000" w:themeColor="text1"/>
              </w:rPr>
              <w:t>3</w:t>
            </w:r>
          </w:p>
        </w:tc>
      </w:tr>
    </w:tbl>
    <w:p w:rsidR="006142D1" w:rsidRPr="003A0AAB" w:rsidRDefault="006142D1">
      <w:pPr>
        <w:ind w:leftChars="800" w:left="1680"/>
        <w:rPr>
          <w:color w:val="000000" w:themeColor="text1"/>
        </w:rPr>
      </w:pPr>
    </w:p>
    <w:p w:rsidR="006142D1" w:rsidRPr="003A0AAB" w:rsidRDefault="006142D1">
      <w:pPr>
        <w:pStyle w:val="31"/>
        <w:ind w:leftChars="800" w:left="1680"/>
        <w:rPr>
          <w:color w:val="000000" w:themeColor="text1"/>
        </w:rPr>
      </w:pPr>
      <w:r w:rsidRPr="003A0AAB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3A0AAB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成功</w:t>
            </w:r>
          </w:p>
        </w:tc>
      </w:tr>
      <w:tr w:rsidR="006142D1" w:rsidRPr="003A0AA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3A0AAB" w:rsidRDefault="006142D1">
            <w:pPr>
              <w:rPr>
                <w:color w:val="000000" w:themeColor="text1"/>
              </w:rPr>
            </w:pPr>
            <w:r w:rsidRPr="003A0AAB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6142D1" w:rsidRPr="003A0AAB" w:rsidRDefault="006142D1">
      <w:pPr>
        <w:ind w:leftChars="400" w:left="840"/>
        <w:rPr>
          <w:color w:val="000000" w:themeColor="text1"/>
        </w:rPr>
      </w:pPr>
    </w:p>
    <w:p w:rsidR="006142D1" w:rsidRPr="003A0AAB" w:rsidRDefault="006142D1">
      <w:pPr>
        <w:pStyle w:val="11"/>
        <w:ind w:leftChars="400" w:left="840"/>
        <w:rPr>
          <w:color w:val="000000" w:themeColor="text1"/>
        </w:rPr>
      </w:pPr>
      <w:r w:rsidRPr="003A0AAB">
        <w:rPr>
          <w:color w:val="000000" w:themeColor="text1"/>
        </w:rPr>
        <w:br w:type="page"/>
      </w:r>
      <w:r w:rsidRPr="003A0AAB">
        <w:rPr>
          <w:rFonts w:hint="eastAsia"/>
          <w:color w:val="000000" w:themeColor="text1"/>
        </w:rPr>
        <w:t>特記事項</w:t>
      </w:r>
    </w:p>
    <w:p w:rsidR="006142D1" w:rsidRPr="003A0AAB" w:rsidRDefault="006142D1">
      <w:pPr>
        <w:ind w:leftChars="400" w:left="840"/>
        <w:rPr>
          <w:color w:val="000000" w:themeColor="text1"/>
        </w:rPr>
      </w:pPr>
      <w:r w:rsidRPr="003A0AAB">
        <w:rPr>
          <w:color w:val="000000" w:themeColor="text1"/>
        </w:rPr>
        <w:tab/>
      </w:r>
      <w:r w:rsidRPr="003A0AAB">
        <w:rPr>
          <w:rFonts w:hint="eastAsia"/>
          <w:color w:val="000000" w:themeColor="text1"/>
        </w:rPr>
        <w:t>電子証明書は、</w:t>
      </w:r>
      <w:r w:rsidRPr="003A0AAB">
        <w:rPr>
          <w:color w:val="000000" w:themeColor="text1"/>
        </w:rPr>
        <w:t>X.509v3</w:t>
      </w:r>
      <w:r w:rsidRPr="003A0AAB">
        <w:rPr>
          <w:rFonts w:hint="eastAsia"/>
          <w:color w:val="000000" w:themeColor="text1"/>
        </w:rPr>
        <w:t>証明書</w:t>
      </w:r>
      <w:r w:rsidRPr="003A0AAB">
        <w:rPr>
          <w:rFonts w:hint="eastAsia"/>
          <w:color w:val="000000" w:themeColor="text1"/>
          <w:vertAlign w:val="superscript"/>
        </w:rPr>
        <w:t>※</w:t>
      </w:r>
      <w:r w:rsidRPr="003A0AAB">
        <w:rPr>
          <w:color w:val="000000" w:themeColor="text1"/>
          <w:vertAlign w:val="superscript"/>
        </w:rPr>
        <w:t>1</w:t>
      </w:r>
      <w:r w:rsidRPr="003A0AAB">
        <w:rPr>
          <w:rFonts w:hint="eastAsia"/>
          <w:color w:val="000000" w:themeColor="text1"/>
        </w:rPr>
        <w:t>とする。</w:t>
      </w:r>
    </w:p>
    <w:p w:rsidR="006142D1" w:rsidRPr="003A0AAB" w:rsidRDefault="006142D1">
      <w:pPr>
        <w:ind w:leftChars="400" w:left="840"/>
        <w:rPr>
          <w:color w:val="000000" w:themeColor="text1"/>
        </w:rPr>
      </w:pPr>
      <w:r w:rsidRPr="003A0AAB">
        <w:rPr>
          <w:color w:val="000000" w:themeColor="text1"/>
        </w:rPr>
        <w:tab/>
        <w:t>XML</w:t>
      </w:r>
      <w:r w:rsidRPr="003A0AAB">
        <w:rPr>
          <w:rFonts w:hint="eastAsia"/>
          <w:color w:val="000000" w:themeColor="text1"/>
        </w:rPr>
        <w:t>の正規化は、</w:t>
      </w:r>
      <w:r w:rsidRPr="003A0AAB">
        <w:rPr>
          <w:color w:val="000000" w:themeColor="text1"/>
        </w:rPr>
        <w:t>Canonical XML version1.0</w:t>
      </w:r>
      <w:r w:rsidRPr="003A0AAB">
        <w:rPr>
          <w:rFonts w:hint="eastAsia"/>
          <w:color w:val="000000" w:themeColor="text1"/>
          <w:vertAlign w:val="superscript"/>
        </w:rPr>
        <w:t>※</w:t>
      </w:r>
      <w:r w:rsidRPr="003A0AAB">
        <w:rPr>
          <w:color w:val="000000" w:themeColor="text1"/>
          <w:vertAlign w:val="superscript"/>
        </w:rPr>
        <w:t>2</w:t>
      </w:r>
      <w:r w:rsidRPr="003A0AAB">
        <w:rPr>
          <w:rFonts w:hint="eastAsia"/>
          <w:color w:val="000000" w:themeColor="text1"/>
        </w:rPr>
        <w:t>の仕様に基づく。</w:t>
      </w:r>
    </w:p>
    <w:p w:rsidR="006142D1" w:rsidRPr="003A0AAB" w:rsidRDefault="006142D1">
      <w:pPr>
        <w:ind w:leftChars="400" w:left="840"/>
        <w:rPr>
          <w:color w:val="000000" w:themeColor="text1"/>
        </w:rPr>
      </w:pPr>
      <w:r w:rsidRPr="003A0AAB">
        <w:rPr>
          <w:color w:val="000000" w:themeColor="text1"/>
        </w:rPr>
        <w:tab/>
        <w:t>XML</w:t>
      </w:r>
      <w:r w:rsidRPr="003A0AAB">
        <w:rPr>
          <w:rFonts w:hint="eastAsia"/>
          <w:color w:val="000000" w:themeColor="text1"/>
        </w:rPr>
        <w:t>署名は、</w:t>
      </w:r>
      <w:r w:rsidRPr="003A0AAB">
        <w:rPr>
          <w:color w:val="000000" w:themeColor="text1"/>
        </w:rPr>
        <w:t>XML-Signature Syntax and Processing</w:t>
      </w:r>
      <w:r w:rsidRPr="003A0AAB">
        <w:rPr>
          <w:rFonts w:hint="eastAsia"/>
          <w:color w:val="000000" w:themeColor="text1"/>
          <w:vertAlign w:val="superscript"/>
        </w:rPr>
        <w:t>※</w:t>
      </w:r>
      <w:r w:rsidRPr="003A0AAB">
        <w:rPr>
          <w:color w:val="000000" w:themeColor="text1"/>
          <w:vertAlign w:val="superscript"/>
        </w:rPr>
        <w:t>3</w:t>
      </w:r>
      <w:r w:rsidRPr="003A0AAB">
        <w:rPr>
          <w:rFonts w:hint="eastAsia"/>
          <w:color w:val="000000" w:themeColor="text1"/>
        </w:rPr>
        <w:t>の仕様に基づく。</w:t>
      </w:r>
    </w:p>
    <w:p w:rsidR="006142D1" w:rsidRPr="003A0AAB" w:rsidRDefault="006142D1">
      <w:pPr>
        <w:ind w:leftChars="400" w:left="840"/>
        <w:rPr>
          <w:color w:val="000000" w:themeColor="text1"/>
        </w:rPr>
      </w:pPr>
      <w:r w:rsidRPr="003A0AAB">
        <w:rPr>
          <w:color w:val="000000" w:themeColor="text1"/>
        </w:rPr>
        <w:tab/>
      </w:r>
      <w:r w:rsidRPr="003A0AAB">
        <w:rPr>
          <w:rFonts w:hint="eastAsia"/>
          <w:color w:val="000000" w:themeColor="text1"/>
        </w:rPr>
        <w:t>※</w:t>
      </w:r>
      <w:r w:rsidRPr="003A0AAB">
        <w:rPr>
          <w:color w:val="000000" w:themeColor="text1"/>
        </w:rPr>
        <w:t xml:space="preserve">1 </w:t>
      </w:r>
      <w:hyperlink r:id="rId8" w:tgtFrame="_out" w:history="1">
        <w:r w:rsidRPr="003A0AAB">
          <w:rPr>
            <w:color w:val="000000" w:themeColor="text1"/>
          </w:rPr>
          <w:t>http://www.ietf.org/html.charters/pkix-charter.html</w:t>
        </w:r>
      </w:hyperlink>
    </w:p>
    <w:p w:rsidR="006142D1" w:rsidRPr="003A0AAB" w:rsidRDefault="006142D1">
      <w:pPr>
        <w:ind w:leftChars="400" w:left="840"/>
        <w:rPr>
          <w:color w:val="000000" w:themeColor="text1"/>
        </w:rPr>
      </w:pPr>
      <w:r w:rsidRPr="003A0AAB">
        <w:rPr>
          <w:color w:val="000000" w:themeColor="text1"/>
        </w:rPr>
        <w:tab/>
      </w:r>
      <w:r w:rsidRPr="003A0AAB">
        <w:rPr>
          <w:rFonts w:hint="eastAsia"/>
          <w:color w:val="000000" w:themeColor="text1"/>
        </w:rPr>
        <w:t>※</w:t>
      </w:r>
      <w:r w:rsidRPr="003A0AAB">
        <w:rPr>
          <w:color w:val="000000" w:themeColor="text1"/>
        </w:rPr>
        <w:t>2 http://www.w3.org/TR/2001/REC-xml-c14n-20010315</w:t>
      </w:r>
    </w:p>
    <w:p w:rsidR="006142D1" w:rsidRPr="003A0AAB" w:rsidRDefault="006142D1">
      <w:pPr>
        <w:ind w:leftChars="400" w:left="840"/>
        <w:rPr>
          <w:color w:val="000000" w:themeColor="text1"/>
        </w:rPr>
      </w:pPr>
      <w:r w:rsidRPr="003A0AAB">
        <w:rPr>
          <w:color w:val="000000" w:themeColor="text1"/>
        </w:rPr>
        <w:tab/>
      </w:r>
      <w:r w:rsidRPr="003A0AAB">
        <w:rPr>
          <w:rFonts w:hint="eastAsia"/>
          <w:color w:val="000000" w:themeColor="text1"/>
        </w:rPr>
        <w:t>※</w:t>
      </w:r>
      <w:r w:rsidRPr="003A0AAB">
        <w:rPr>
          <w:color w:val="000000" w:themeColor="text1"/>
        </w:rPr>
        <w:t>3 http://www.w3.org/TR/2002/REC-xmldsig-core-20020212</w:t>
      </w:r>
    </w:p>
    <w:p w:rsidR="006142D1" w:rsidRPr="003A0AAB" w:rsidRDefault="006142D1">
      <w:pPr>
        <w:ind w:leftChars="400" w:left="840"/>
        <w:rPr>
          <w:color w:val="000000" w:themeColor="text1"/>
        </w:rPr>
      </w:pPr>
      <w:bookmarkStart w:id="1" w:name="_GoBack"/>
      <w:bookmarkEnd w:id="1"/>
    </w:p>
    <w:sectPr w:rsidR="006142D1" w:rsidRPr="003A0AAB" w:rsidSect="00025502">
      <w:headerReference w:type="default" r:id="rId9"/>
      <w:footerReference w:type="even" r:id="rId10"/>
      <w:footerReference w:type="default" r:id="rId11"/>
      <w:pgSz w:w="11906" w:h="16838" w:code="9"/>
      <w:pgMar w:top="1701" w:right="1701" w:bottom="1701" w:left="1701" w:header="851" w:footer="992" w:gutter="0"/>
      <w:pgNumType w:fmt="decimalFullWidth" w:start="85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42D1" w:rsidRDefault="006142D1">
      <w:r>
        <w:separator/>
      </w:r>
    </w:p>
  </w:endnote>
  <w:endnote w:type="continuationSeparator" w:id="0">
    <w:p w:rsidR="006142D1" w:rsidRDefault="0061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2D1" w:rsidRDefault="005942DA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6142D1"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6142D1" w:rsidRDefault="006142D1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2D1" w:rsidRDefault="005942DA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6142D1">
      <w:rPr>
        <w:rStyle w:val="ab"/>
      </w:rPr>
      <w:instrText xml:space="preserve">PAGE  </w:instrText>
    </w:r>
    <w:r>
      <w:rPr>
        <w:rStyle w:val="ab"/>
      </w:rPr>
      <w:fldChar w:fldCharType="separate"/>
    </w:r>
    <w:r w:rsidR="003A0AAB">
      <w:rPr>
        <w:rStyle w:val="ab"/>
        <w:rFonts w:hint="eastAsia"/>
        <w:noProof/>
      </w:rPr>
      <w:t>１１２</w:t>
    </w:r>
    <w:r>
      <w:rPr>
        <w:rStyle w:val="ab"/>
      </w:rPr>
      <w:fldChar w:fldCharType="end"/>
    </w:r>
  </w:p>
  <w:p w:rsidR="006142D1" w:rsidRDefault="006142D1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42D1" w:rsidRDefault="006142D1">
      <w:r>
        <w:separator/>
      </w:r>
    </w:p>
  </w:footnote>
  <w:footnote w:type="continuationSeparator" w:id="0">
    <w:p w:rsidR="006142D1" w:rsidRDefault="006142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2D1" w:rsidRDefault="006142D1">
    <w:pPr>
      <w:pStyle w:val="a3"/>
    </w:pPr>
    <w:r>
      <w:rPr>
        <w:rFonts w:ascii="Times New Roman" w:hAnsi="Times New Roman"/>
        <w:kern w:val="0"/>
        <w:szCs w:val="21"/>
      </w:rPr>
      <w:tab/>
    </w:r>
    <w:r>
      <w:rPr>
        <w:rFonts w:ascii="Times New Roman" w:hAnsi="Times New Roman"/>
        <w:kern w:val="0"/>
        <w:szCs w:val="21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2719A"/>
    <w:multiLevelType w:val="hybridMultilevel"/>
    <w:tmpl w:val="6D0E4C54"/>
    <w:lvl w:ilvl="0" w:tplc="3208B07E">
      <w:numFmt w:val="bullet"/>
      <w:lvlText w:val="※"/>
      <w:lvlJc w:val="left"/>
      <w:pPr>
        <w:tabs>
          <w:tab w:val="num" w:pos="2040"/>
        </w:tabs>
        <w:ind w:left="204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">
    <w:nsid w:val="062915E9"/>
    <w:multiLevelType w:val="hybridMultilevel"/>
    <w:tmpl w:val="C74E8D5E"/>
    <w:lvl w:ilvl="0" w:tplc="CCAA163A">
      <w:start w:val="1"/>
      <w:numFmt w:val="decimalEnclosedCircle"/>
      <w:lvlText w:val="%1"/>
      <w:lvlJc w:val="left"/>
      <w:pPr>
        <w:tabs>
          <w:tab w:val="num" w:pos="1680"/>
        </w:tabs>
        <w:ind w:left="168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2">
    <w:nsid w:val="0E854093"/>
    <w:multiLevelType w:val="hybridMultilevel"/>
    <w:tmpl w:val="5C2EC40C"/>
    <w:lvl w:ilvl="0" w:tplc="0409000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3">
    <w:nsid w:val="17430836"/>
    <w:multiLevelType w:val="hybridMultilevel"/>
    <w:tmpl w:val="FBCC62F6"/>
    <w:lvl w:ilvl="0" w:tplc="C52E04F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18A0662F"/>
    <w:multiLevelType w:val="hybridMultilevel"/>
    <w:tmpl w:val="5C2EC40C"/>
    <w:lvl w:ilvl="0" w:tplc="182469FC">
      <w:start w:val="1"/>
      <w:numFmt w:val="decimalEnclosedCircle"/>
      <w:lvlText w:val="%1"/>
      <w:lvlJc w:val="left"/>
      <w:pPr>
        <w:tabs>
          <w:tab w:val="num" w:pos="2040"/>
        </w:tabs>
        <w:ind w:left="2040" w:hanging="360"/>
      </w:pPr>
      <w:rPr>
        <w:rFonts w:ascii="ＭＳ 明朝" w:eastAsia="ＭＳ 明朝" w:cs="Arial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5">
    <w:nsid w:val="20CA1FAB"/>
    <w:multiLevelType w:val="hybridMultilevel"/>
    <w:tmpl w:val="BD864586"/>
    <w:lvl w:ilvl="0" w:tplc="F676C22C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6">
    <w:nsid w:val="282D02EC"/>
    <w:multiLevelType w:val="hybridMultilevel"/>
    <w:tmpl w:val="19589964"/>
    <w:lvl w:ilvl="0" w:tplc="D7706892">
      <w:start w:val="1"/>
      <w:numFmt w:val="decimal"/>
      <w:pStyle w:val="2"/>
      <w:lvlText w:val="（%1）"/>
      <w:lvlJc w:val="left"/>
      <w:pPr>
        <w:tabs>
          <w:tab w:val="num" w:pos="720"/>
        </w:tabs>
        <w:ind w:left="420" w:hanging="420"/>
      </w:pPr>
      <w:rPr>
        <w:rFonts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>
    <w:nsid w:val="2D3F0D63"/>
    <w:multiLevelType w:val="hybridMultilevel"/>
    <w:tmpl w:val="E6E8FC86"/>
    <w:lvl w:ilvl="0" w:tplc="283AA11A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8">
    <w:nsid w:val="2E8F67E7"/>
    <w:multiLevelType w:val="hybridMultilevel"/>
    <w:tmpl w:val="60D2C936"/>
    <w:lvl w:ilvl="0" w:tplc="33C2291C">
      <w:start w:val="1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9">
    <w:nsid w:val="30683E85"/>
    <w:multiLevelType w:val="hybridMultilevel"/>
    <w:tmpl w:val="7242E276"/>
    <w:lvl w:ilvl="0" w:tplc="29B0AEF4">
      <w:start w:val="2"/>
      <w:numFmt w:val="decimal"/>
      <w:lvlText w:val="%1"/>
      <w:lvlJc w:val="left"/>
      <w:pPr>
        <w:tabs>
          <w:tab w:val="num" w:pos="1485"/>
        </w:tabs>
        <w:ind w:left="1485" w:hanging="1275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0">
    <w:nsid w:val="54BB437F"/>
    <w:multiLevelType w:val="hybridMultilevel"/>
    <w:tmpl w:val="BF9083DC"/>
    <w:lvl w:ilvl="0" w:tplc="EBAA8B8A">
      <w:start w:val="1"/>
      <w:numFmt w:val="decimalEnclosedCircle"/>
      <w:lvlText w:val="%1"/>
      <w:lvlJc w:val="left"/>
      <w:pPr>
        <w:tabs>
          <w:tab w:val="num" w:pos="2040"/>
        </w:tabs>
        <w:ind w:left="204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11">
    <w:nsid w:val="690D7804"/>
    <w:multiLevelType w:val="hybridMultilevel"/>
    <w:tmpl w:val="76B6C7FE"/>
    <w:lvl w:ilvl="0" w:tplc="ED12690C">
      <w:numFmt w:val="bullet"/>
      <w:lvlText w:val="※"/>
      <w:lvlJc w:val="left"/>
      <w:pPr>
        <w:tabs>
          <w:tab w:val="num" w:pos="2040"/>
        </w:tabs>
        <w:ind w:left="204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2">
    <w:nsid w:val="692C7B3B"/>
    <w:multiLevelType w:val="hybridMultilevel"/>
    <w:tmpl w:val="14AA3A6C"/>
    <w:lvl w:ilvl="0" w:tplc="3ED6EDB0">
      <w:start w:val="4"/>
      <w:numFmt w:val="decimalEnclosedCircle"/>
      <w:lvlText w:val="%1"/>
      <w:lvlJc w:val="left"/>
      <w:pPr>
        <w:tabs>
          <w:tab w:val="num" w:pos="2040"/>
        </w:tabs>
        <w:ind w:left="204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13">
    <w:nsid w:val="78BA4BAF"/>
    <w:multiLevelType w:val="hybridMultilevel"/>
    <w:tmpl w:val="A87AE5D2"/>
    <w:lvl w:ilvl="0" w:tplc="42C038C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7"/>
  </w:num>
  <w:num w:numId="5">
    <w:abstractNumId w:val="5"/>
  </w:num>
  <w:num w:numId="6">
    <w:abstractNumId w:val="13"/>
  </w:num>
  <w:num w:numId="7">
    <w:abstractNumId w:val="3"/>
  </w:num>
  <w:num w:numId="8">
    <w:abstractNumId w:val="1"/>
  </w:num>
  <w:num w:numId="9">
    <w:abstractNumId w:val="4"/>
  </w:num>
  <w:num w:numId="10">
    <w:abstractNumId w:val="12"/>
  </w:num>
  <w:num w:numId="11">
    <w:abstractNumId w:val="10"/>
  </w:num>
  <w:num w:numId="12">
    <w:abstractNumId w:val="0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66426"/>
    <w:rsid w:val="00025502"/>
    <w:rsid w:val="003504AD"/>
    <w:rsid w:val="00363EB0"/>
    <w:rsid w:val="003A0AAB"/>
    <w:rsid w:val="0044653F"/>
    <w:rsid w:val="00466426"/>
    <w:rsid w:val="005942DA"/>
    <w:rsid w:val="006142D1"/>
    <w:rsid w:val="00784138"/>
    <w:rsid w:val="008837BF"/>
    <w:rsid w:val="00B04024"/>
    <w:rsid w:val="00C9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942D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5942DA"/>
    <w:pPr>
      <w:keepNext/>
      <w:outlineLvl w:val="0"/>
    </w:pPr>
    <w:rPr>
      <w:rFonts w:ascii="Arial" w:eastAsia="ＭＳ ゴシック" w:hAnsi="Arial"/>
      <w:sz w:val="24"/>
    </w:rPr>
  </w:style>
  <w:style w:type="paragraph" w:styleId="20">
    <w:name w:val="heading 2"/>
    <w:basedOn w:val="a"/>
    <w:next w:val="a"/>
    <w:link w:val="21"/>
    <w:uiPriority w:val="9"/>
    <w:qFormat/>
    <w:rsid w:val="005942DA"/>
    <w:pPr>
      <w:keepNext/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link w:val="30"/>
    <w:uiPriority w:val="9"/>
    <w:qFormat/>
    <w:rsid w:val="005942DA"/>
    <w:pPr>
      <w:keepNext/>
      <w:ind w:leftChars="400" w:left="400"/>
      <w:outlineLvl w:val="2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0B45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21">
    <w:name w:val="見出し 2 (文字)"/>
    <w:basedOn w:val="a0"/>
    <w:link w:val="20"/>
    <w:uiPriority w:val="9"/>
    <w:semiHidden/>
    <w:rsid w:val="00640B45"/>
    <w:rPr>
      <w:rFonts w:asciiTheme="majorHAnsi" w:eastAsiaTheme="majorEastAsia" w:hAnsiTheme="majorHAnsi" w:cstheme="majorBidi"/>
      <w:kern w:val="2"/>
      <w:sz w:val="21"/>
      <w:szCs w:val="24"/>
    </w:rPr>
  </w:style>
  <w:style w:type="character" w:customStyle="1" w:styleId="30">
    <w:name w:val="見出し 3 (文字)"/>
    <w:basedOn w:val="a0"/>
    <w:link w:val="3"/>
    <w:uiPriority w:val="9"/>
    <w:semiHidden/>
    <w:rsid w:val="00640B45"/>
    <w:rPr>
      <w:rFonts w:asciiTheme="majorHAnsi" w:eastAsiaTheme="majorEastAsia" w:hAnsiTheme="majorHAnsi" w:cstheme="majorBidi"/>
      <w:kern w:val="2"/>
      <w:sz w:val="21"/>
      <w:szCs w:val="24"/>
    </w:rPr>
  </w:style>
  <w:style w:type="paragraph" w:styleId="a3">
    <w:name w:val="header"/>
    <w:basedOn w:val="a"/>
    <w:link w:val="a4"/>
    <w:uiPriority w:val="99"/>
    <w:rsid w:val="005942D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640B45"/>
    <w:rPr>
      <w:kern w:val="2"/>
      <w:sz w:val="21"/>
      <w:szCs w:val="24"/>
    </w:rPr>
  </w:style>
  <w:style w:type="paragraph" w:customStyle="1" w:styleId="a5">
    <w:name w:val="仕様書タイトル"/>
    <w:basedOn w:val="1"/>
    <w:next w:val="11"/>
    <w:rsid w:val="005942DA"/>
    <w:pPr>
      <w:jc w:val="center"/>
    </w:pPr>
    <w:rPr>
      <w:b/>
      <w:sz w:val="32"/>
    </w:rPr>
  </w:style>
  <w:style w:type="paragraph" w:customStyle="1" w:styleId="11">
    <w:name w:val="仕様書見出し1"/>
    <w:basedOn w:val="20"/>
    <w:rsid w:val="005942DA"/>
    <w:rPr>
      <w:b/>
    </w:rPr>
  </w:style>
  <w:style w:type="paragraph" w:styleId="a6">
    <w:name w:val="Body Text"/>
    <w:basedOn w:val="a"/>
    <w:link w:val="a7"/>
    <w:uiPriority w:val="99"/>
    <w:rsid w:val="005942DA"/>
  </w:style>
  <w:style w:type="character" w:customStyle="1" w:styleId="a7">
    <w:name w:val="本文 (文字)"/>
    <w:basedOn w:val="a0"/>
    <w:link w:val="a6"/>
    <w:uiPriority w:val="99"/>
    <w:semiHidden/>
    <w:rsid w:val="00640B45"/>
    <w:rPr>
      <w:kern w:val="2"/>
      <w:sz w:val="21"/>
      <w:szCs w:val="24"/>
    </w:rPr>
  </w:style>
  <w:style w:type="paragraph" w:customStyle="1" w:styleId="2">
    <w:name w:val="仕様書見出し2"/>
    <w:basedOn w:val="20"/>
    <w:rsid w:val="005942DA"/>
    <w:pPr>
      <w:numPr>
        <w:numId w:val="1"/>
      </w:numPr>
    </w:pPr>
  </w:style>
  <w:style w:type="paragraph" w:customStyle="1" w:styleId="a8">
    <w:name w:val="プロトタイプ"/>
    <w:basedOn w:val="a"/>
    <w:rsid w:val="005942DA"/>
    <w:pPr>
      <w:keepLines/>
      <w:ind w:left="839"/>
    </w:pPr>
    <w:rPr>
      <w:b/>
    </w:rPr>
  </w:style>
  <w:style w:type="paragraph" w:customStyle="1" w:styleId="31">
    <w:name w:val="仕様書見出し3"/>
    <w:basedOn w:val="3"/>
    <w:next w:val="a6"/>
    <w:rsid w:val="005942DA"/>
    <w:pPr>
      <w:ind w:left="840"/>
    </w:pPr>
  </w:style>
  <w:style w:type="paragraph" w:styleId="a9">
    <w:name w:val="footer"/>
    <w:basedOn w:val="a"/>
    <w:link w:val="aa"/>
    <w:uiPriority w:val="99"/>
    <w:rsid w:val="005942D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semiHidden/>
    <w:rsid w:val="00640B45"/>
    <w:rPr>
      <w:kern w:val="2"/>
      <w:sz w:val="21"/>
      <w:szCs w:val="24"/>
    </w:rPr>
  </w:style>
  <w:style w:type="character" w:styleId="ab">
    <w:name w:val="page number"/>
    <w:basedOn w:val="a0"/>
    <w:uiPriority w:val="99"/>
    <w:rsid w:val="005942DA"/>
    <w:rPr>
      <w:rFonts w:cs="Times New Roman"/>
    </w:rPr>
  </w:style>
  <w:style w:type="character" w:styleId="ac">
    <w:name w:val="Hyperlink"/>
    <w:basedOn w:val="a0"/>
    <w:uiPriority w:val="99"/>
    <w:rsid w:val="005942DA"/>
    <w:rPr>
      <w:rFonts w:cs="Times New Roman"/>
      <w:color w:val="000099"/>
      <w:u w:val="none"/>
      <w:effect w:val="none"/>
    </w:rPr>
  </w:style>
  <w:style w:type="character" w:customStyle="1" w:styleId="t1">
    <w:name w:val="t1"/>
    <w:basedOn w:val="a0"/>
    <w:rsid w:val="005942DA"/>
    <w:rPr>
      <w:rFonts w:cs="Times New Roman"/>
      <w:color w:val="990000"/>
    </w:rPr>
  </w:style>
  <w:style w:type="paragraph" w:styleId="ad">
    <w:name w:val="footnote text"/>
    <w:basedOn w:val="a"/>
    <w:link w:val="ae"/>
    <w:uiPriority w:val="99"/>
    <w:semiHidden/>
    <w:rsid w:val="005942DA"/>
    <w:pPr>
      <w:snapToGrid w:val="0"/>
      <w:jc w:val="left"/>
    </w:pPr>
  </w:style>
  <w:style w:type="character" w:customStyle="1" w:styleId="ae">
    <w:name w:val="脚注文字列 (文字)"/>
    <w:basedOn w:val="a0"/>
    <w:link w:val="ad"/>
    <w:uiPriority w:val="99"/>
    <w:semiHidden/>
    <w:rsid w:val="00640B45"/>
    <w:rPr>
      <w:kern w:val="2"/>
      <w:sz w:val="21"/>
      <w:szCs w:val="24"/>
    </w:rPr>
  </w:style>
  <w:style w:type="character" w:styleId="af">
    <w:name w:val="footnote reference"/>
    <w:basedOn w:val="a0"/>
    <w:uiPriority w:val="99"/>
    <w:semiHidden/>
    <w:rsid w:val="005942DA"/>
    <w:rPr>
      <w:rFonts w:cs="Times New Roman"/>
      <w:vertAlign w:val="superscript"/>
    </w:rPr>
  </w:style>
  <w:style w:type="paragraph" w:styleId="af0">
    <w:name w:val="Balloon Text"/>
    <w:basedOn w:val="a"/>
    <w:link w:val="af1"/>
    <w:uiPriority w:val="99"/>
    <w:semiHidden/>
    <w:rsid w:val="005942DA"/>
    <w:rPr>
      <w:rFonts w:ascii="Arial" w:eastAsia="ＭＳ ゴシック" w:hAnsi="Arial"/>
      <w:sz w:val="18"/>
      <w:szCs w:val="18"/>
    </w:rPr>
  </w:style>
  <w:style w:type="character" w:customStyle="1" w:styleId="af1">
    <w:name w:val="吹き出し (文字)"/>
    <w:basedOn w:val="a0"/>
    <w:link w:val="af0"/>
    <w:uiPriority w:val="99"/>
    <w:semiHidden/>
    <w:rsid w:val="00640B45"/>
    <w:rPr>
      <w:rFonts w:asciiTheme="majorHAnsi" w:eastAsiaTheme="majorEastAsia" w:hAnsiTheme="majorHAnsi" w:cstheme="majorBidi"/>
      <w:kern w:val="2"/>
      <w:sz w:val="0"/>
      <w:szCs w:val="0"/>
    </w:rPr>
  </w:style>
  <w:style w:type="character" w:styleId="af2">
    <w:name w:val="FollowedHyperlink"/>
    <w:basedOn w:val="a0"/>
    <w:uiPriority w:val="99"/>
    <w:rsid w:val="005942DA"/>
    <w:rPr>
      <w:rFonts w:cs="Times New Roman"/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etf.org/html.charters/pkix-charter.html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wano\Application%20Data\Microsoft\Templates\&#38651;&#23376;&#30003;&#21578;\&#12452;&#12531;&#12479;&#12540;&#12501;&#12455;&#12451;&#12473;&#20181;&#27096;&#2636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インターフェィス仕様書.dot</Template>
  <TotalTime>2</TotalTime>
  <Pages>28</Pages>
  <Words>1990</Words>
  <Characters>11346</Characters>
  <Application>Microsoft Office Word</Application>
  <DocSecurity>0</DocSecurity>
  <Lines>94</Lines>
  <Paragraphs>26</Paragraphs>
  <ScaleCrop>false</ScaleCrop>
  <Company>国税庁</Company>
  <LinksUpToDate>false</LinksUpToDate>
  <CharactersWithSpaces>13310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インターフェース仕様書</dc:title>
  <dc:subject/>
  <dc:creator>NTA</dc:creator>
  <cp:keywords/>
  <dc:description/>
  <cp:lastModifiedBy>NTA</cp:lastModifiedBy>
  <cp:lastPrinted>2003-09-02T10:54:00Z</cp:lastPrinted>
  <dcterms:created xsi:type="dcterms:W3CDTF">2013-11-15T12:01:00Z</dcterms:created>
  <dcterms:modified xsi:type="dcterms:W3CDTF">2016-10-12T09:03:00Z</dcterms:modified>
</cp:coreProperties>
</file>